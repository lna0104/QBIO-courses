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97189D5" w14:textId="0298F856" w:rsidR="005B03B9" w:rsidRDefault="00B34869" w:rsidP="00A3776B">
      <w:pPr>
        <w:pStyle w:val="Heading1"/>
        <w:ind w:left="-284"/>
        <w:jc w:val="center"/>
        <w:rPr>
          <w:rFonts w:eastAsia="Times New Roman"/>
          <w:b/>
        </w:rPr>
      </w:pPr>
      <w:r>
        <w:rPr>
          <w:rFonts w:eastAsia="Times New Roman"/>
          <w:b/>
        </w:rPr>
        <w:t>INFS1200/7900</w:t>
      </w:r>
      <w:r w:rsidR="00236AB1">
        <w:rPr>
          <w:rFonts w:eastAsia="Times New Roman"/>
          <w:b/>
        </w:rPr>
        <w:t xml:space="preserve"> Assignment</w:t>
      </w:r>
      <w:r>
        <w:rPr>
          <w:rFonts w:eastAsia="Times New Roman"/>
          <w:b/>
        </w:rPr>
        <w:t xml:space="preserve"> 1</w:t>
      </w:r>
    </w:p>
    <w:p w14:paraId="2E628BBF" w14:textId="5F8AA6B4" w:rsidR="005B03B9" w:rsidRDefault="003904F4" w:rsidP="0035782C">
      <w:pPr>
        <w:pStyle w:val="Heading2"/>
        <w:jc w:val="center"/>
      </w:pPr>
      <w:r>
        <w:t>Due:</w:t>
      </w:r>
      <w:r w:rsidR="001D185E">
        <w:t xml:space="preserve"> </w:t>
      </w:r>
      <w:r w:rsidR="001627EE">
        <w:t>1 September</w:t>
      </w:r>
      <w:r w:rsidR="001D185E">
        <w:t>, 2023 @ 04:00 PM</w:t>
      </w:r>
      <w:r w:rsidR="001D185E">
        <w:tab/>
      </w:r>
      <w:r w:rsidR="001627EE">
        <w:tab/>
      </w:r>
      <w:r w:rsidR="001D185E">
        <w:t>Version: 1.0</w:t>
      </w:r>
      <w:r w:rsidR="00F20646">
        <w:tab/>
      </w:r>
    </w:p>
    <w:p w14:paraId="7AC6392F" w14:textId="12EF72E6" w:rsidR="006A5B8C" w:rsidRDefault="008460F5" w:rsidP="0092064F">
      <w:pPr>
        <w:pStyle w:val="Heading2"/>
        <w:jc w:val="center"/>
      </w:pPr>
      <w:r>
        <w:t>Weighting</w:t>
      </w:r>
      <w:r w:rsidR="005B03B9">
        <w:t xml:space="preserve">: </w:t>
      </w:r>
      <w:r w:rsidR="001627EE">
        <w:t>2</w:t>
      </w:r>
      <w:r w:rsidR="00B919AA">
        <w:t>5</w:t>
      </w:r>
      <w:r w:rsidR="005B03B9">
        <w:t>%</w:t>
      </w:r>
    </w:p>
    <w:p w14:paraId="238BEC33" w14:textId="77777777" w:rsidR="0041760A" w:rsidRDefault="0041760A" w:rsidP="0041760A">
      <w:pPr>
        <w:pStyle w:val="BodyText"/>
      </w:pPr>
    </w:p>
    <w:tbl>
      <w:tblPr>
        <w:tblStyle w:val="GridTable1Light-Accent1"/>
        <w:tblW w:w="9213" w:type="dxa"/>
        <w:tblInd w:w="421" w:type="dxa"/>
        <w:tblLook w:val="04A0" w:firstRow="1" w:lastRow="0" w:firstColumn="1" w:lastColumn="0" w:noHBand="0" w:noVBand="1"/>
      </w:tblPr>
      <w:tblGrid>
        <w:gridCol w:w="4819"/>
        <w:gridCol w:w="4394"/>
      </w:tblGrid>
      <w:tr w:rsidR="0041760A" w14:paraId="42173C9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14:paraId="10E9D63C" w14:textId="77777777" w:rsidR="0041760A" w:rsidRDefault="0041760A">
            <w:pPr>
              <w:jc w:val="center"/>
            </w:pPr>
            <w:r>
              <w:t>Full Name</w:t>
            </w:r>
          </w:p>
        </w:tc>
        <w:tc>
          <w:tcPr>
            <w:tcW w:w="4393" w:type="dxa"/>
          </w:tcPr>
          <w:p w14:paraId="75CC8500" w14:textId="77777777" w:rsidR="0041760A" w:rsidRDefault="0041760A">
            <w:pPr>
              <w:jc w:val="center"/>
              <w:cnfStyle w:val="100000000000" w:firstRow="1" w:lastRow="0" w:firstColumn="0" w:lastColumn="0" w:oddVBand="0" w:evenVBand="0" w:oddHBand="0" w:evenHBand="0" w:firstRowFirstColumn="0" w:firstRowLastColumn="0" w:lastRowFirstColumn="0" w:lastRowLastColumn="0"/>
            </w:pPr>
            <w:r>
              <w:t>Student ID</w:t>
            </w:r>
          </w:p>
        </w:tc>
      </w:tr>
      <w:tr w:rsidR="0041760A" w14:paraId="2AF449DB" w14:textId="77777777">
        <w:trPr>
          <w:trHeight w:val="230"/>
        </w:trPr>
        <w:tc>
          <w:tcPr>
            <w:cnfStyle w:val="001000000000" w:firstRow="0" w:lastRow="0" w:firstColumn="1" w:lastColumn="0" w:oddVBand="0" w:evenVBand="0" w:oddHBand="0" w:evenHBand="0" w:firstRowFirstColumn="0" w:firstRowLastColumn="0" w:lastRowFirstColumn="0" w:lastRowLastColumn="0"/>
            <w:tcW w:w="4819" w:type="dxa"/>
            <w:vAlign w:val="center"/>
          </w:tcPr>
          <w:p w14:paraId="107C8D21" w14:textId="77777777" w:rsidR="0041760A" w:rsidRPr="00123B9F" w:rsidRDefault="0041760A">
            <w:pPr>
              <w:jc w:val="center"/>
              <w:rPr>
                <w:color w:val="975BCE" w:themeColor="accent1" w:themeTint="99"/>
              </w:rPr>
            </w:pPr>
          </w:p>
        </w:tc>
        <w:tc>
          <w:tcPr>
            <w:tcW w:w="4394" w:type="dxa"/>
            <w:vAlign w:val="center"/>
          </w:tcPr>
          <w:p w14:paraId="153EF2C6" w14:textId="77777777" w:rsidR="0041760A" w:rsidRPr="00123B9F" w:rsidRDefault="0041760A">
            <w:pPr>
              <w:jc w:val="center"/>
              <w:cnfStyle w:val="000000000000" w:firstRow="0" w:lastRow="0" w:firstColumn="0" w:lastColumn="0" w:oddVBand="0" w:evenVBand="0" w:oddHBand="0" w:evenHBand="0" w:firstRowFirstColumn="0" w:firstRowLastColumn="0" w:lastRowFirstColumn="0" w:lastRowLastColumn="0"/>
              <w:rPr>
                <w:b/>
                <w:bCs/>
                <w:color w:val="975BCE" w:themeColor="accent1" w:themeTint="99"/>
              </w:rPr>
            </w:pPr>
          </w:p>
        </w:tc>
      </w:tr>
    </w:tbl>
    <w:p w14:paraId="0455B836" w14:textId="4F38FE8D" w:rsidR="00D64784" w:rsidRPr="00D64784" w:rsidRDefault="009916E3" w:rsidP="00C925F3">
      <w:pPr>
        <w:pStyle w:val="Heading1"/>
        <w:numPr>
          <w:ilvl w:val="0"/>
          <w:numId w:val="37"/>
        </w:numPr>
        <w:jc w:val="both"/>
      </w:pPr>
      <w:r>
        <w:t>Overview</w:t>
      </w:r>
    </w:p>
    <w:p w14:paraId="10471743" w14:textId="6DEF8074" w:rsidR="0034797A" w:rsidRDefault="0034797A" w:rsidP="0034797A">
      <w:pPr>
        <w:ind w:left="360"/>
        <w:jc w:val="both"/>
        <w:rPr>
          <w:rFonts w:eastAsia="Times New Roman" w:cstheme="minorHAnsi"/>
          <w:iCs/>
          <w:szCs w:val="20"/>
        </w:rPr>
      </w:pPr>
      <w:bookmarkStart w:id="0" w:name="OLE_LINK3"/>
      <w:bookmarkStart w:id="1" w:name="OLE_LINK4"/>
      <w:r w:rsidRPr="0034797A">
        <w:rPr>
          <w:rFonts w:eastAsia="Times New Roman" w:cstheme="minorHAnsi"/>
          <w:iCs/>
          <w:szCs w:val="20"/>
        </w:rPr>
        <w:t xml:space="preserve">The purpose of this assignment is to test your ability to use conceptual modelling, such as ER and EER diagrams, </w:t>
      </w:r>
      <w:r>
        <w:rPr>
          <w:rFonts w:eastAsia="Times New Roman" w:cstheme="minorHAnsi"/>
          <w:iCs/>
          <w:szCs w:val="20"/>
        </w:rPr>
        <w:t xml:space="preserve">and the relational model, </w:t>
      </w:r>
      <w:r w:rsidRPr="0034797A">
        <w:rPr>
          <w:rFonts w:eastAsia="Times New Roman" w:cstheme="minorHAnsi"/>
          <w:iCs/>
          <w:szCs w:val="20"/>
        </w:rPr>
        <w:t>to capture important aspects of a system which need to be stored in a database.</w:t>
      </w:r>
      <w:bookmarkEnd w:id="0"/>
      <w:bookmarkEnd w:id="1"/>
      <w:r w:rsidRPr="0034797A">
        <w:rPr>
          <w:rFonts w:eastAsia="Times New Roman" w:cstheme="minorHAnsi"/>
          <w:iCs/>
          <w:szCs w:val="20"/>
        </w:rPr>
        <w:t xml:space="preserve"> </w:t>
      </w:r>
      <w:r w:rsidR="00C71089">
        <w:rPr>
          <w:rFonts w:eastAsia="Times New Roman" w:cstheme="minorHAnsi"/>
          <w:iCs/>
          <w:szCs w:val="20"/>
        </w:rPr>
        <w:t>The assignment comprises two sections:</w:t>
      </w:r>
    </w:p>
    <w:p w14:paraId="0520BEEB" w14:textId="77777777" w:rsidR="00C71089" w:rsidRDefault="00C71089" w:rsidP="00C71089">
      <w:pPr>
        <w:pStyle w:val="ListParagraph"/>
        <w:numPr>
          <w:ilvl w:val="0"/>
          <w:numId w:val="50"/>
        </w:numPr>
        <w:jc w:val="both"/>
        <w:rPr>
          <w:rFonts w:eastAsia="Times New Roman" w:cstheme="minorHAnsi"/>
          <w:iCs/>
          <w:sz w:val="21"/>
          <w:szCs w:val="21"/>
        </w:rPr>
      </w:pPr>
      <w:r w:rsidRPr="00C71089">
        <w:rPr>
          <w:rFonts w:eastAsia="Times New Roman" w:cstheme="minorHAnsi"/>
          <w:b/>
          <w:bCs/>
          <w:iCs/>
          <w:sz w:val="21"/>
          <w:szCs w:val="21"/>
        </w:rPr>
        <w:t>Section 1</w:t>
      </w:r>
      <w:r>
        <w:rPr>
          <w:rFonts w:eastAsia="Times New Roman" w:cstheme="minorHAnsi"/>
          <w:iCs/>
          <w:sz w:val="21"/>
          <w:szCs w:val="21"/>
        </w:rPr>
        <w:t xml:space="preserve"> </w:t>
      </w:r>
      <w:r w:rsidR="0092147D" w:rsidRPr="00C71089">
        <w:rPr>
          <w:rFonts w:eastAsia="Times New Roman" w:cstheme="minorHAnsi"/>
          <w:iCs/>
          <w:sz w:val="21"/>
          <w:szCs w:val="21"/>
        </w:rPr>
        <w:t xml:space="preserve">of this </w:t>
      </w:r>
      <w:r w:rsidR="00455559" w:rsidRPr="00C71089">
        <w:rPr>
          <w:rFonts w:eastAsia="Times New Roman" w:cstheme="minorHAnsi"/>
          <w:iCs/>
          <w:sz w:val="21"/>
          <w:szCs w:val="21"/>
        </w:rPr>
        <w:t xml:space="preserve">assignment will test </w:t>
      </w:r>
      <w:r w:rsidR="00C925F3" w:rsidRPr="00C71089">
        <w:rPr>
          <w:rFonts w:eastAsia="Times New Roman" w:cstheme="minorHAnsi"/>
          <w:iCs/>
          <w:sz w:val="21"/>
          <w:szCs w:val="21"/>
        </w:rPr>
        <w:t xml:space="preserve">your </w:t>
      </w:r>
      <w:r w:rsidR="00A45330" w:rsidRPr="00C71089">
        <w:rPr>
          <w:rFonts w:eastAsia="Times New Roman" w:cstheme="minorHAnsi"/>
          <w:iCs/>
          <w:sz w:val="21"/>
          <w:szCs w:val="21"/>
        </w:rPr>
        <w:t xml:space="preserve">knowledge on conceptual modelling via the Entity Relationship </w:t>
      </w:r>
      <w:r w:rsidR="00A36E8B" w:rsidRPr="00C71089">
        <w:rPr>
          <w:rFonts w:eastAsia="Times New Roman" w:cstheme="minorHAnsi"/>
          <w:iCs/>
          <w:sz w:val="21"/>
          <w:szCs w:val="21"/>
        </w:rPr>
        <w:t xml:space="preserve">(ER) </w:t>
      </w:r>
      <w:r w:rsidR="00A45330" w:rsidRPr="00C71089">
        <w:rPr>
          <w:rFonts w:eastAsia="Times New Roman" w:cstheme="minorHAnsi"/>
          <w:iCs/>
          <w:sz w:val="21"/>
          <w:szCs w:val="21"/>
        </w:rPr>
        <w:t xml:space="preserve">model </w:t>
      </w:r>
      <w:r w:rsidR="00A36E8B" w:rsidRPr="00C71089">
        <w:rPr>
          <w:rFonts w:eastAsia="Times New Roman" w:cstheme="minorHAnsi"/>
          <w:iCs/>
          <w:sz w:val="21"/>
          <w:szCs w:val="21"/>
        </w:rPr>
        <w:t xml:space="preserve">and </w:t>
      </w:r>
      <w:r w:rsidR="00C925F3" w:rsidRPr="00C71089">
        <w:rPr>
          <w:rFonts w:eastAsia="Times New Roman" w:cstheme="minorHAnsi"/>
          <w:iCs/>
          <w:sz w:val="21"/>
          <w:szCs w:val="21"/>
        </w:rPr>
        <w:t xml:space="preserve">ability </w:t>
      </w:r>
      <w:r w:rsidR="00A36E8B" w:rsidRPr="00C71089">
        <w:rPr>
          <w:rFonts w:eastAsia="Times New Roman" w:cstheme="minorHAnsi"/>
          <w:iCs/>
          <w:sz w:val="21"/>
          <w:szCs w:val="21"/>
        </w:rPr>
        <w:t xml:space="preserve">to apply it </w:t>
      </w:r>
      <w:r w:rsidR="00C925F3" w:rsidRPr="00C71089">
        <w:rPr>
          <w:rFonts w:eastAsia="Times New Roman" w:cstheme="minorHAnsi"/>
          <w:iCs/>
          <w:sz w:val="21"/>
          <w:szCs w:val="21"/>
        </w:rPr>
        <w:t>to capture important aspects of a system which need to be stored in a database</w:t>
      </w:r>
      <w:r w:rsidR="00455559" w:rsidRPr="00C71089">
        <w:rPr>
          <w:rFonts w:eastAsia="Times New Roman" w:cstheme="minorHAnsi"/>
          <w:iCs/>
          <w:sz w:val="21"/>
          <w:szCs w:val="21"/>
        </w:rPr>
        <w:t xml:space="preserve">. </w:t>
      </w:r>
    </w:p>
    <w:p w14:paraId="65380BFA" w14:textId="3C1D4751" w:rsidR="00455559" w:rsidRPr="00C71089" w:rsidRDefault="00C71089" w:rsidP="00C71089">
      <w:pPr>
        <w:pStyle w:val="ListParagraph"/>
        <w:numPr>
          <w:ilvl w:val="0"/>
          <w:numId w:val="50"/>
        </w:numPr>
        <w:jc w:val="both"/>
        <w:rPr>
          <w:rFonts w:eastAsia="Times New Roman" w:cstheme="minorHAnsi"/>
          <w:iCs/>
          <w:sz w:val="21"/>
          <w:szCs w:val="21"/>
        </w:rPr>
      </w:pPr>
      <w:r w:rsidRPr="00C71089">
        <w:rPr>
          <w:rFonts w:eastAsia="Times New Roman" w:cstheme="minorHAnsi"/>
          <w:b/>
          <w:bCs/>
          <w:iCs/>
          <w:sz w:val="21"/>
          <w:szCs w:val="21"/>
        </w:rPr>
        <w:t>S</w:t>
      </w:r>
      <w:r w:rsidR="00A36E8B" w:rsidRPr="00C71089">
        <w:rPr>
          <w:rFonts w:eastAsia="Times New Roman" w:cstheme="minorHAnsi"/>
          <w:b/>
          <w:bCs/>
          <w:iCs/>
          <w:sz w:val="21"/>
          <w:szCs w:val="21"/>
        </w:rPr>
        <w:t xml:space="preserve">ection </w:t>
      </w:r>
      <w:r w:rsidRPr="00C71089">
        <w:rPr>
          <w:rFonts w:eastAsia="Times New Roman" w:cstheme="minorHAnsi"/>
          <w:b/>
          <w:bCs/>
          <w:iCs/>
          <w:sz w:val="21"/>
          <w:szCs w:val="21"/>
        </w:rPr>
        <w:t>2</w:t>
      </w:r>
      <w:r>
        <w:rPr>
          <w:rFonts w:eastAsia="Times New Roman" w:cstheme="minorHAnsi"/>
          <w:iCs/>
          <w:sz w:val="21"/>
          <w:szCs w:val="21"/>
        </w:rPr>
        <w:t xml:space="preserve"> </w:t>
      </w:r>
      <w:r w:rsidR="00A36E8B" w:rsidRPr="00C71089">
        <w:rPr>
          <w:rFonts w:eastAsia="Times New Roman" w:cstheme="minorHAnsi"/>
          <w:iCs/>
          <w:sz w:val="21"/>
          <w:szCs w:val="21"/>
        </w:rPr>
        <w:t xml:space="preserve">of this assignment tests your knowledge on the relational model and your ability to map an ER model to a relational schema. </w:t>
      </w:r>
    </w:p>
    <w:p w14:paraId="78311436" w14:textId="5F208003" w:rsidR="00220C2E" w:rsidRPr="00563053" w:rsidRDefault="00220C2E" w:rsidP="00505452">
      <w:pPr>
        <w:ind w:left="357"/>
        <w:jc w:val="both"/>
        <w:rPr>
          <w:rFonts w:eastAsia="Times New Roman" w:cstheme="minorHAnsi"/>
          <w:iCs/>
          <w:sz w:val="21"/>
          <w:szCs w:val="21"/>
        </w:rPr>
      </w:pPr>
      <w:r w:rsidRPr="00563053">
        <w:rPr>
          <w:rFonts w:eastAsia="Times New Roman" w:cstheme="minorHAnsi"/>
          <w:iCs/>
          <w:sz w:val="21"/>
          <w:szCs w:val="21"/>
        </w:rPr>
        <w:t>This assignment must be completed individually</w:t>
      </w:r>
      <w:r w:rsidR="00BA3506">
        <w:rPr>
          <w:rFonts w:eastAsia="Times New Roman" w:cstheme="minorHAnsi"/>
          <w:iCs/>
          <w:sz w:val="21"/>
          <w:szCs w:val="21"/>
        </w:rPr>
        <w:t>.</w:t>
      </w:r>
    </w:p>
    <w:p w14:paraId="201A5DAE" w14:textId="5EDD6AAB" w:rsidR="009916E3" w:rsidRDefault="00BB0875" w:rsidP="0092064F">
      <w:pPr>
        <w:pStyle w:val="Heading1"/>
        <w:numPr>
          <w:ilvl w:val="0"/>
          <w:numId w:val="37"/>
        </w:numPr>
        <w:jc w:val="both"/>
      </w:pPr>
      <w:r>
        <w:t>Submission</w:t>
      </w:r>
    </w:p>
    <w:p w14:paraId="6D9E781E" w14:textId="0C425B1E" w:rsidR="00AC1EB8" w:rsidRPr="00563053" w:rsidRDefault="00AC1EB8" w:rsidP="00AC1EB8">
      <w:pPr>
        <w:ind w:left="360"/>
        <w:jc w:val="both"/>
        <w:rPr>
          <w:sz w:val="21"/>
          <w:szCs w:val="24"/>
        </w:rPr>
      </w:pPr>
      <w:r w:rsidRPr="00563053">
        <w:rPr>
          <w:sz w:val="21"/>
          <w:szCs w:val="24"/>
        </w:rPr>
        <w:t xml:space="preserve">All submissions must be made through </w:t>
      </w:r>
      <w:r w:rsidR="00AE7A65">
        <w:t xml:space="preserve">an electronic marking tool called </w:t>
      </w:r>
      <w:proofErr w:type="spellStart"/>
      <w:r w:rsidR="00AE7A65" w:rsidRPr="005D2764">
        <w:rPr>
          <w:b/>
          <w:bCs/>
        </w:rPr>
        <w:t>Gradescope</w:t>
      </w:r>
      <w:proofErr w:type="spellEnd"/>
      <w:r w:rsidR="00AE7A65">
        <w:t xml:space="preserve">, which will also be used for marking and providing feedback. You </w:t>
      </w:r>
      <w:r w:rsidR="00AE7A65" w:rsidRPr="003707F9">
        <w:rPr>
          <w:b/>
          <w:bCs/>
        </w:rPr>
        <w:t>must</w:t>
      </w:r>
      <w:r w:rsidR="00AE7A65">
        <w:t xml:space="preserve"> record all your answers in the spaces provided in this document and upload it to </w:t>
      </w:r>
      <w:proofErr w:type="spellStart"/>
      <w:r w:rsidR="00AE7A65">
        <w:t>Gradescope</w:t>
      </w:r>
      <w:proofErr w:type="spellEnd"/>
      <w:r w:rsidR="00AE7A65">
        <w:t>. Altering the format or layout of this document in anyway will attract penalties. You may however add landscape images in the submission boxes without changing the orientation of the page. All submissions must have the name and ID boxes filled out in order to be identified.</w:t>
      </w:r>
    </w:p>
    <w:p w14:paraId="04057990" w14:textId="73E1453F" w:rsidR="005E5B0C" w:rsidRDefault="005E5B0C" w:rsidP="0092064F">
      <w:pPr>
        <w:pStyle w:val="Heading1"/>
        <w:numPr>
          <w:ilvl w:val="0"/>
          <w:numId w:val="37"/>
        </w:numPr>
        <w:jc w:val="both"/>
      </w:pPr>
      <w:r>
        <w:t>Marking</w:t>
      </w:r>
    </w:p>
    <w:p w14:paraId="726694F9" w14:textId="1D0C337B" w:rsidR="005E5B0C" w:rsidRPr="00563053" w:rsidRDefault="00AD61C6" w:rsidP="00505452">
      <w:pPr>
        <w:ind w:left="360"/>
        <w:jc w:val="both"/>
      </w:pPr>
      <w:r w:rsidRPr="00563053">
        <w:t>Assignment 1</w:t>
      </w:r>
      <w:r w:rsidR="00A3776B" w:rsidRPr="00563053">
        <w:t xml:space="preserve"> is worth </w:t>
      </w:r>
      <w:r w:rsidR="00BA3506">
        <w:t>2</w:t>
      </w:r>
      <w:r w:rsidR="00B919AA">
        <w:t>5</w:t>
      </w:r>
      <w:r w:rsidR="00BA3506">
        <w:t>% of your final</w:t>
      </w:r>
      <w:r w:rsidR="001A4440" w:rsidRPr="00563053">
        <w:t xml:space="preserve"> </w:t>
      </w:r>
      <w:r w:rsidR="00A3776B" w:rsidRPr="00563053">
        <w:t>course mark</w:t>
      </w:r>
      <w:r w:rsidRPr="00563053">
        <w:t>.</w:t>
      </w:r>
    </w:p>
    <w:p w14:paraId="6ED8B912" w14:textId="56871796" w:rsidR="00A3776B" w:rsidRDefault="00A3776B" w:rsidP="0092064F">
      <w:pPr>
        <w:pStyle w:val="Heading1"/>
        <w:numPr>
          <w:ilvl w:val="0"/>
          <w:numId w:val="37"/>
        </w:numPr>
        <w:jc w:val="both"/>
      </w:pPr>
      <w:r>
        <w:t>Plagiarism</w:t>
      </w:r>
    </w:p>
    <w:p w14:paraId="4140D544" w14:textId="77E90199" w:rsidR="0081194A" w:rsidRPr="00563053" w:rsidRDefault="00A3776B" w:rsidP="0081194A">
      <w:pPr>
        <w:ind w:left="360"/>
        <w:jc w:val="both"/>
        <w:rPr>
          <w:sz w:val="21"/>
          <w:szCs w:val="24"/>
        </w:rPr>
      </w:pPr>
      <w:r w:rsidRPr="00563053">
        <w:rPr>
          <w:sz w:val="21"/>
          <w:szCs w:val="24"/>
        </w:rPr>
        <w:t>The University has strict policies regarding plagiarism. Penalties for engaging in unacceptable behaviour can range from cash fines or loss of grades in a course, through to expulsion from UQ. You are required to read and understand the policies on academic integrity and plagiarism in the course profile (Section 6.1).</w:t>
      </w:r>
      <w:r w:rsidR="0081194A" w:rsidRPr="00563053">
        <w:rPr>
          <w:sz w:val="21"/>
          <w:szCs w:val="24"/>
        </w:rPr>
        <w:t xml:space="preserve"> If you have any questions regarding acceptable level of collaboration with your peers, please see either the lecturer or your tutor for guidance. Remember that ignorance is not a defence!</w:t>
      </w:r>
    </w:p>
    <w:p w14:paraId="5FC60074" w14:textId="77777777" w:rsidR="0081194A" w:rsidRPr="00563053" w:rsidRDefault="0081194A" w:rsidP="0081194A">
      <w:pPr>
        <w:ind w:left="360"/>
        <w:jc w:val="both"/>
        <w:rPr>
          <w:sz w:val="21"/>
          <w:szCs w:val="24"/>
        </w:rPr>
      </w:pPr>
    </w:p>
    <w:p w14:paraId="71D4A40C" w14:textId="6F425BBB" w:rsidR="0081194A" w:rsidRPr="00563053" w:rsidRDefault="0081194A" w:rsidP="0081194A">
      <w:pPr>
        <w:ind w:left="360"/>
        <w:jc w:val="both"/>
        <w:rPr>
          <w:sz w:val="21"/>
          <w:szCs w:val="24"/>
        </w:rPr>
      </w:pPr>
      <w:r w:rsidRPr="00563053">
        <w:rPr>
          <w:sz w:val="21"/>
          <w:szCs w:val="24"/>
        </w:rPr>
        <w:t>In particular, you are permitted to use generative AI tools to help you complete this assessment task. However, if you do, please provide complete copies of your interactions with the AI tool in the space provided at the end of your submission. Please note that if you use generative AI but fail to acknowledge this by attaching your interaction to the end of the assignment, it will be considered misconduct as you are claiming credit for work that is not your own.</w:t>
      </w:r>
    </w:p>
    <w:p w14:paraId="3CA695E0" w14:textId="71417785" w:rsidR="00A3776B" w:rsidRDefault="00BA3506" w:rsidP="0092064F">
      <w:pPr>
        <w:pStyle w:val="Heading1"/>
        <w:numPr>
          <w:ilvl w:val="0"/>
          <w:numId w:val="37"/>
        </w:numPr>
        <w:jc w:val="both"/>
      </w:pPr>
      <w:r>
        <w:t>T</w:t>
      </w:r>
      <w:r w:rsidR="00A3776B">
        <w:t>ask</w:t>
      </w:r>
    </w:p>
    <w:p w14:paraId="56B344D6" w14:textId="310D8729" w:rsidR="001D185E" w:rsidRDefault="00D5652C" w:rsidP="00BA3506">
      <w:pPr>
        <w:jc w:val="both"/>
        <w:rPr>
          <w:sz w:val="21"/>
          <w:szCs w:val="24"/>
        </w:rPr>
      </w:pPr>
      <w:r w:rsidRPr="00563053">
        <w:rPr>
          <w:sz w:val="21"/>
          <w:szCs w:val="24"/>
        </w:rPr>
        <w:t xml:space="preserve">This assignment contains </w:t>
      </w:r>
      <w:r w:rsidR="00DE2F23" w:rsidRPr="00563053">
        <w:rPr>
          <w:sz w:val="21"/>
          <w:szCs w:val="24"/>
        </w:rPr>
        <w:t>two</w:t>
      </w:r>
      <w:r w:rsidRPr="00563053">
        <w:rPr>
          <w:sz w:val="21"/>
          <w:szCs w:val="24"/>
        </w:rPr>
        <w:t xml:space="preserve"> sections</w:t>
      </w:r>
      <w:r w:rsidR="001D185E">
        <w:rPr>
          <w:sz w:val="21"/>
          <w:szCs w:val="24"/>
        </w:rPr>
        <w:t>:</w:t>
      </w:r>
    </w:p>
    <w:p w14:paraId="397D51FF" w14:textId="77777777" w:rsidR="00BA3506" w:rsidRDefault="00BA3506" w:rsidP="00BA3506">
      <w:pPr>
        <w:jc w:val="both"/>
        <w:rPr>
          <w:sz w:val="21"/>
          <w:szCs w:val="24"/>
        </w:rPr>
      </w:pPr>
    </w:p>
    <w:p w14:paraId="16790C78" w14:textId="53C14B94" w:rsidR="001D185E" w:rsidRPr="00BA3506" w:rsidRDefault="001D185E" w:rsidP="00BA3506">
      <w:pPr>
        <w:jc w:val="both"/>
        <w:rPr>
          <w:sz w:val="21"/>
          <w:szCs w:val="24"/>
        </w:rPr>
      </w:pPr>
      <w:r w:rsidRPr="00BA3506">
        <w:rPr>
          <w:b/>
          <w:bCs/>
          <w:sz w:val="21"/>
          <w:szCs w:val="24"/>
        </w:rPr>
        <w:t>S</w:t>
      </w:r>
      <w:r w:rsidR="0085529B" w:rsidRPr="00BA3506">
        <w:rPr>
          <w:b/>
          <w:bCs/>
          <w:sz w:val="21"/>
          <w:szCs w:val="24"/>
        </w:rPr>
        <w:t xml:space="preserve">ection </w:t>
      </w:r>
      <w:r w:rsidRPr="00BA3506">
        <w:rPr>
          <w:b/>
          <w:bCs/>
          <w:sz w:val="21"/>
          <w:szCs w:val="24"/>
        </w:rPr>
        <w:t>1</w:t>
      </w:r>
      <w:r w:rsidRPr="00BA3506">
        <w:rPr>
          <w:sz w:val="21"/>
          <w:szCs w:val="24"/>
        </w:rPr>
        <w:t xml:space="preserve"> </w:t>
      </w:r>
      <w:r w:rsidR="0085529B" w:rsidRPr="00BA3506">
        <w:rPr>
          <w:sz w:val="21"/>
          <w:szCs w:val="24"/>
        </w:rPr>
        <w:t xml:space="preserve">focuses on </w:t>
      </w:r>
      <w:r w:rsidRPr="00BA3506">
        <w:rPr>
          <w:sz w:val="21"/>
          <w:szCs w:val="24"/>
        </w:rPr>
        <w:t>C</w:t>
      </w:r>
      <w:r w:rsidR="00452B8C" w:rsidRPr="00BA3506">
        <w:rPr>
          <w:sz w:val="21"/>
          <w:szCs w:val="24"/>
        </w:rPr>
        <w:t>onceptual</w:t>
      </w:r>
      <w:r w:rsidR="0085529B" w:rsidRPr="00BA3506">
        <w:rPr>
          <w:sz w:val="21"/>
          <w:szCs w:val="24"/>
        </w:rPr>
        <w:t xml:space="preserve"> </w:t>
      </w:r>
      <w:r w:rsidRPr="00BA3506">
        <w:rPr>
          <w:sz w:val="21"/>
          <w:szCs w:val="24"/>
        </w:rPr>
        <w:t>M</w:t>
      </w:r>
      <w:r w:rsidR="0085529B" w:rsidRPr="00BA3506">
        <w:rPr>
          <w:sz w:val="21"/>
          <w:szCs w:val="24"/>
        </w:rPr>
        <w:t>odelling a</w:t>
      </w:r>
      <w:r w:rsidR="00CD1443" w:rsidRPr="00BA3506">
        <w:rPr>
          <w:sz w:val="21"/>
          <w:szCs w:val="24"/>
        </w:rPr>
        <w:t xml:space="preserve">nd has 3 parts, each containing a brief </w:t>
      </w:r>
      <w:proofErr w:type="spellStart"/>
      <w:r w:rsidR="00CD1443" w:rsidRPr="00BA3506">
        <w:rPr>
          <w:sz w:val="21"/>
          <w:szCs w:val="24"/>
        </w:rPr>
        <w:t>UoD</w:t>
      </w:r>
      <w:proofErr w:type="spellEnd"/>
      <w:r w:rsidR="00CD1443" w:rsidRPr="00BA3506">
        <w:rPr>
          <w:sz w:val="21"/>
          <w:szCs w:val="24"/>
        </w:rPr>
        <w:t xml:space="preserve"> that provides contextual information regarding a system or organisation. Please note that all </w:t>
      </w:r>
      <w:proofErr w:type="spellStart"/>
      <w:r w:rsidR="00CD1443" w:rsidRPr="00BA3506">
        <w:rPr>
          <w:sz w:val="21"/>
          <w:szCs w:val="24"/>
        </w:rPr>
        <w:t>UoDs</w:t>
      </w:r>
      <w:proofErr w:type="spellEnd"/>
      <w:r w:rsidR="00CD1443" w:rsidRPr="00BA3506">
        <w:rPr>
          <w:sz w:val="21"/>
          <w:szCs w:val="24"/>
        </w:rPr>
        <w:t xml:space="preserve"> included in this assignment are fictional. If the </w:t>
      </w:r>
      <w:proofErr w:type="spellStart"/>
      <w:r w:rsidR="00CD1443" w:rsidRPr="00BA3506">
        <w:rPr>
          <w:sz w:val="21"/>
          <w:szCs w:val="24"/>
        </w:rPr>
        <w:t>UoD</w:t>
      </w:r>
      <w:proofErr w:type="spellEnd"/>
      <w:r w:rsidR="00CD1443" w:rsidRPr="00BA3506">
        <w:rPr>
          <w:sz w:val="21"/>
          <w:szCs w:val="24"/>
        </w:rPr>
        <w:t xml:space="preserve"> is unclear regarding specific aspects of the brief you may note assumptions on your ER diagram. However, please beware that your assumptions must not conflict with or violate any aspects of the </w:t>
      </w:r>
      <w:proofErr w:type="spellStart"/>
      <w:r w:rsidR="00CD1443" w:rsidRPr="00BA3506">
        <w:rPr>
          <w:sz w:val="21"/>
          <w:szCs w:val="24"/>
        </w:rPr>
        <w:t>UoD</w:t>
      </w:r>
      <w:proofErr w:type="spellEnd"/>
      <w:r w:rsidR="00CD1443" w:rsidRPr="00BA3506">
        <w:rPr>
          <w:sz w:val="21"/>
          <w:szCs w:val="24"/>
        </w:rPr>
        <w:t>.</w:t>
      </w:r>
    </w:p>
    <w:p w14:paraId="6BCF7981" w14:textId="77777777" w:rsidR="00BA3506" w:rsidRDefault="00BA3506" w:rsidP="00BA3506">
      <w:pPr>
        <w:jc w:val="both"/>
        <w:rPr>
          <w:sz w:val="21"/>
          <w:szCs w:val="24"/>
        </w:rPr>
      </w:pPr>
    </w:p>
    <w:p w14:paraId="274E40D2" w14:textId="5945F4DC" w:rsidR="0085529B" w:rsidRPr="00BA3506" w:rsidRDefault="001D185E" w:rsidP="00BA3506">
      <w:pPr>
        <w:jc w:val="both"/>
        <w:rPr>
          <w:sz w:val="21"/>
          <w:szCs w:val="24"/>
        </w:rPr>
      </w:pPr>
      <w:r w:rsidRPr="00BA3506">
        <w:rPr>
          <w:b/>
          <w:bCs/>
          <w:sz w:val="21"/>
          <w:szCs w:val="24"/>
        </w:rPr>
        <w:t>S</w:t>
      </w:r>
      <w:r w:rsidR="0085529B" w:rsidRPr="00BA3506">
        <w:rPr>
          <w:b/>
          <w:bCs/>
          <w:sz w:val="21"/>
          <w:szCs w:val="24"/>
        </w:rPr>
        <w:t xml:space="preserve">ection </w:t>
      </w:r>
      <w:r w:rsidRPr="00BA3506">
        <w:rPr>
          <w:b/>
          <w:bCs/>
          <w:sz w:val="21"/>
          <w:szCs w:val="24"/>
        </w:rPr>
        <w:t>2</w:t>
      </w:r>
      <w:r w:rsidRPr="00BA3506">
        <w:rPr>
          <w:sz w:val="21"/>
          <w:szCs w:val="24"/>
        </w:rPr>
        <w:t xml:space="preserve"> </w:t>
      </w:r>
      <w:r w:rsidR="0085529B" w:rsidRPr="00BA3506">
        <w:rPr>
          <w:sz w:val="21"/>
          <w:szCs w:val="24"/>
        </w:rPr>
        <w:t xml:space="preserve">focuses on the </w:t>
      </w:r>
      <w:r w:rsidRPr="00BA3506">
        <w:rPr>
          <w:sz w:val="21"/>
          <w:szCs w:val="24"/>
        </w:rPr>
        <w:t>R</w:t>
      </w:r>
      <w:r w:rsidR="0085529B" w:rsidRPr="00BA3506">
        <w:rPr>
          <w:sz w:val="21"/>
          <w:szCs w:val="24"/>
        </w:rPr>
        <w:t>elational Model</w:t>
      </w:r>
      <w:r w:rsidR="0032515C" w:rsidRPr="00BA3506">
        <w:rPr>
          <w:sz w:val="21"/>
          <w:szCs w:val="24"/>
        </w:rPr>
        <w:t>, and has two parts. The first</w:t>
      </w:r>
      <w:r w:rsidR="0085529B" w:rsidRPr="00BA3506">
        <w:rPr>
          <w:sz w:val="21"/>
          <w:szCs w:val="24"/>
        </w:rPr>
        <w:t xml:space="preserve"> </w:t>
      </w:r>
      <w:r w:rsidR="0032515C" w:rsidRPr="00BA3506">
        <w:rPr>
          <w:sz w:val="21"/>
          <w:szCs w:val="24"/>
        </w:rPr>
        <w:t>contains a relational model schema along with other contextual information. Based on this information, you will need to analyse different database operations. For each, identify which, if any, integrity constraint(s) would be violated by these operations and how they violate said integrity constraint. An example has been provided below. The second part</w:t>
      </w:r>
      <w:r w:rsidR="00BA3506" w:rsidRPr="00BA3506">
        <w:rPr>
          <w:sz w:val="21"/>
          <w:szCs w:val="24"/>
        </w:rPr>
        <w:t xml:space="preserve"> </w:t>
      </w:r>
      <w:r w:rsidR="0032515C" w:rsidRPr="00BA3506">
        <w:rPr>
          <w:sz w:val="21"/>
          <w:szCs w:val="24"/>
        </w:rPr>
        <w:t>provides you with an ER diagram</w:t>
      </w:r>
      <w:r w:rsidR="00BA3506" w:rsidRPr="00BA3506">
        <w:rPr>
          <w:sz w:val="21"/>
          <w:szCs w:val="24"/>
        </w:rPr>
        <w:t xml:space="preserve">, and </w:t>
      </w:r>
      <w:r w:rsidR="0032515C" w:rsidRPr="00BA3506">
        <w:rPr>
          <w:sz w:val="21"/>
          <w:szCs w:val="24"/>
        </w:rPr>
        <w:t>your task is to perform relational mapping and state only the final relational schema for the ER diagram, including any foreign keys which were created during the process.</w:t>
      </w:r>
    </w:p>
    <w:p w14:paraId="6FEB0EF3" w14:textId="77777777" w:rsidR="0085529B" w:rsidRDefault="0085529B" w:rsidP="00C3165E">
      <w:pPr>
        <w:ind w:left="360"/>
        <w:jc w:val="both"/>
      </w:pPr>
    </w:p>
    <w:p w14:paraId="7112B4B5" w14:textId="0611770E" w:rsidR="00B219C2" w:rsidRDefault="004F4D92" w:rsidP="006068B8">
      <w:pPr>
        <w:pStyle w:val="Heading2"/>
      </w:pPr>
      <w:r>
        <w:t xml:space="preserve">Section </w:t>
      </w:r>
      <w:r w:rsidR="00EA69ED">
        <w:t>1</w:t>
      </w:r>
      <w:r>
        <w:t xml:space="preserve"> </w:t>
      </w:r>
      <w:r w:rsidR="00437E61">
        <w:t>–</w:t>
      </w:r>
      <w:r>
        <w:t xml:space="preserve"> </w:t>
      </w:r>
      <w:r w:rsidR="00452B8C">
        <w:t>Conceptual</w:t>
      </w:r>
      <w:r w:rsidR="00EA69ED">
        <w:t xml:space="preserve"> Modelling</w:t>
      </w:r>
      <w:r w:rsidR="0020252D">
        <w:t xml:space="preserve">                                                </w:t>
      </w:r>
      <w:r w:rsidR="0020252D" w:rsidRPr="0020252D">
        <w:t>(</w:t>
      </w:r>
      <w:r w:rsidR="00B26F30">
        <w:t>12</w:t>
      </w:r>
      <w:r w:rsidR="0020252D" w:rsidRPr="0020252D">
        <w:t xml:space="preserve"> Marks)</w:t>
      </w:r>
    </w:p>
    <w:p w14:paraId="26AAED73" w14:textId="0CDA8C33" w:rsidR="006068B8" w:rsidRPr="00563053" w:rsidRDefault="00223961" w:rsidP="0006112C">
      <w:pPr>
        <w:jc w:val="both"/>
        <w:rPr>
          <w:rFonts w:cstheme="minorHAnsi"/>
          <w:sz w:val="21"/>
          <w:szCs w:val="24"/>
        </w:rPr>
      </w:pPr>
      <w:r w:rsidRPr="00563053">
        <w:rPr>
          <w:rFonts w:cstheme="minorHAnsi"/>
          <w:b/>
          <w:bCs/>
          <w:sz w:val="21"/>
          <w:szCs w:val="24"/>
        </w:rPr>
        <w:t>1.1</w:t>
      </w:r>
      <w:r w:rsidR="006068B8" w:rsidRPr="00563053">
        <w:rPr>
          <w:rFonts w:cstheme="minorHAnsi"/>
          <w:sz w:val="21"/>
          <w:szCs w:val="24"/>
        </w:rPr>
        <w:t xml:space="preserve"> </w:t>
      </w:r>
      <w:r w:rsidR="00D254B8" w:rsidRPr="00563053">
        <w:rPr>
          <w:rFonts w:cstheme="minorHAnsi"/>
          <w:sz w:val="21"/>
          <w:szCs w:val="24"/>
        </w:rPr>
        <w:t>This</w:t>
      </w:r>
      <w:r w:rsidR="006068B8" w:rsidRPr="00563053">
        <w:rPr>
          <w:rFonts w:cstheme="minorHAnsi"/>
          <w:sz w:val="21"/>
          <w:szCs w:val="24"/>
        </w:rPr>
        <w:t xml:space="preserve"> question</w:t>
      </w:r>
      <w:r w:rsidR="00D254B8" w:rsidRPr="00563053">
        <w:rPr>
          <w:rFonts w:cstheme="minorHAnsi"/>
          <w:sz w:val="21"/>
          <w:szCs w:val="24"/>
        </w:rPr>
        <w:t xml:space="preserve"> contains</w:t>
      </w:r>
      <w:r w:rsidR="006068B8" w:rsidRPr="00563053">
        <w:rPr>
          <w:rFonts w:cstheme="minorHAnsi"/>
          <w:sz w:val="21"/>
          <w:szCs w:val="24"/>
        </w:rPr>
        <w:t xml:space="preserve"> a brief </w:t>
      </w:r>
      <w:proofErr w:type="spellStart"/>
      <w:r w:rsidR="006068B8" w:rsidRPr="00563053">
        <w:rPr>
          <w:rFonts w:cstheme="minorHAnsi"/>
          <w:sz w:val="21"/>
          <w:szCs w:val="24"/>
        </w:rPr>
        <w:t>UoD</w:t>
      </w:r>
      <w:proofErr w:type="spellEnd"/>
      <w:r w:rsidR="006068B8" w:rsidRPr="00563053">
        <w:rPr>
          <w:rFonts w:cstheme="minorHAnsi"/>
          <w:sz w:val="21"/>
          <w:szCs w:val="24"/>
        </w:rPr>
        <w:t xml:space="preserve"> that provides contextual information regarding a system or organisation. </w:t>
      </w:r>
      <w:r w:rsidR="00DD427E" w:rsidRPr="00563053">
        <w:rPr>
          <w:rFonts w:cstheme="minorHAnsi"/>
          <w:sz w:val="21"/>
          <w:szCs w:val="24"/>
        </w:rPr>
        <w:t>Y</w:t>
      </w:r>
      <w:r w:rsidR="006068B8" w:rsidRPr="00563053">
        <w:rPr>
          <w:rFonts w:cstheme="minorHAnsi"/>
          <w:sz w:val="21"/>
          <w:szCs w:val="24"/>
        </w:rPr>
        <w:t xml:space="preserve">ou will need to create an Entity Relational (ER) diagram, or Extended Entity Relational (EER) diagram based on the </w:t>
      </w:r>
      <w:proofErr w:type="spellStart"/>
      <w:r w:rsidR="006068B8" w:rsidRPr="00563053">
        <w:rPr>
          <w:rFonts w:cstheme="minorHAnsi"/>
          <w:sz w:val="21"/>
          <w:szCs w:val="24"/>
        </w:rPr>
        <w:t>UoD</w:t>
      </w:r>
      <w:proofErr w:type="spellEnd"/>
      <w:r w:rsidR="006068B8" w:rsidRPr="00563053">
        <w:rPr>
          <w:rFonts w:cstheme="minorHAnsi"/>
          <w:sz w:val="21"/>
          <w:szCs w:val="24"/>
        </w:rPr>
        <w:t xml:space="preserve">. If the </w:t>
      </w:r>
      <w:proofErr w:type="spellStart"/>
      <w:r w:rsidR="006068B8" w:rsidRPr="00563053">
        <w:rPr>
          <w:rFonts w:cstheme="minorHAnsi"/>
          <w:sz w:val="21"/>
          <w:szCs w:val="24"/>
        </w:rPr>
        <w:t>UoD</w:t>
      </w:r>
      <w:proofErr w:type="spellEnd"/>
      <w:r w:rsidR="006068B8" w:rsidRPr="00563053">
        <w:rPr>
          <w:rFonts w:cstheme="minorHAnsi"/>
          <w:sz w:val="21"/>
          <w:szCs w:val="24"/>
        </w:rPr>
        <w:t xml:space="preserve"> is unclear regarding specific aspects of the brief you may note assumptions on your ER diagram. However, please beware that your assumptions must not conflict with or violate any aspects of the </w:t>
      </w:r>
      <w:proofErr w:type="spellStart"/>
      <w:r w:rsidR="006068B8" w:rsidRPr="00563053">
        <w:rPr>
          <w:rFonts w:cstheme="minorHAnsi"/>
          <w:sz w:val="21"/>
          <w:szCs w:val="24"/>
        </w:rPr>
        <w:t>UoD</w:t>
      </w:r>
      <w:proofErr w:type="spellEnd"/>
      <w:r w:rsidR="006068B8" w:rsidRPr="00563053">
        <w:rPr>
          <w:rFonts w:cstheme="minorHAnsi"/>
          <w:sz w:val="21"/>
          <w:szCs w:val="24"/>
        </w:rPr>
        <w:t xml:space="preserve">. </w:t>
      </w:r>
    </w:p>
    <w:p w14:paraId="3B249624" w14:textId="64162732" w:rsidR="00E855C5" w:rsidRPr="000C6F20" w:rsidRDefault="00C650C7" w:rsidP="00BB0D1E">
      <w:pPr>
        <w:pStyle w:val="BodyText"/>
        <w:jc w:val="both"/>
        <w:rPr>
          <w:rFonts w:cstheme="minorHAnsi"/>
          <w:sz w:val="21"/>
          <w:szCs w:val="24"/>
        </w:rPr>
      </w:pPr>
      <w:r w:rsidRPr="00563053">
        <w:rPr>
          <w:rFonts w:cstheme="minorHAnsi"/>
          <w:sz w:val="21"/>
          <w:szCs w:val="24"/>
        </w:rPr>
        <w:t>On a large online retail platform, different users can log in using their unique identifiers and shop for various items. Each of these items comes with a unique identification code, name, price, and detailed description. Users, apart from their unique identifiers, also provide their name, email, and shipping address. These users can make multiple purchases on different dates, with each transaction assigned</w:t>
      </w:r>
      <w:r w:rsidR="00003724">
        <w:rPr>
          <w:rFonts w:cstheme="minorHAnsi"/>
          <w:sz w:val="21"/>
          <w:szCs w:val="24"/>
        </w:rPr>
        <w:t xml:space="preserve"> </w:t>
      </w:r>
      <w:r w:rsidR="007D482A" w:rsidRPr="007D482A">
        <w:rPr>
          <w:rFonts w:cstheme="minorHAnsi"/>
          <w:sz w:val="21"/>
          <w:szCs w:val="24"/>
        </w:rPr>
        <w:t>an identification code unique to the user</w:t>
      </w:r>
      <w:r w:rsidRPr="00563053">
        <w:rPr>
          <w:rFonts w:cstheme="minorHAnsi"/>
          <w:sz w:val="21"/>
          <w:szCs w:val="24"/>
        </w:rPr>
        <w:t>, along with recording the date of the transaction</w:t>
      </w:r>
      <w:r w:rsidR="0014420A">
        <w:rPr>
          <w:rFonts w:cstheme="minorHAnsi"/>
          <w:sz w:val="21"/>
          <w:szCs w:val="24"/>
        </w:rPr>
        <w:t xml:space="preserve"> and</w:t>
      </w:r>
      <w:r w:rsidRPr="00563053">
        <w:rPr>
          <w:rFonts w:cstheme="minorHAnsi"/>
          <w:sz w:val="21"/>
          <w:szCs w:val="24"/>
        </w:rPr>
        <w:t xml:space="preserve"> the total cost</w:t>
      </w:r>
      <w:r w:rsidR="0014420A">
        <w:rPr>
          <w:rFonts w:cstheme="minorHAnsi"/>
          <w:sz w:val="21"/>
          <w:szCs w:val="24"/>
        </w:rPr>
        <w:t xml:space="preserve">. </w:t>
      </w:r>
      <w:r w:rsidRPr="00563053">
        <w:rPr>
          <w:rFonts w:cstheme="minorHAnsi"/>
          <w:sz w:val="21"/>
          <w:szCs w:val="24"/>
        </w:rPr>
        <w:t>Each transaction can consist of one or more items, and the same item could be part of various transactions made by the same or different users.</w:t>
      </w:r>
    </w:p>
    <w:p w14:paraId="3336AB34" w14:textId="079089E8" w:rsidR="00F5651E" w:rsidRDefault="001F7291" w:rsidP="00F5651E">
      <w:pPr>
        <w:ind w:left="720"/>
        <w:jc w:val="both"/>
      </w:pPr>
      <w:r>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8240" behindDoc="0" locked="0" layoutInCell="1" allowOverlap="1" wp14:anchorId="25D5B6B9" wp14:editId="04419E12">
                <wp:simplePos x="0" y="0"/>
                <wp:positionH relativeFrom="column">
                  <wp:posOffset>-8890</wp:posOffset>
                </wp:positionH>
                <wp:positionV relativeFrom="paragraph">
                  <wp:posOffset>54854</wp:posOffset>
                </wp:positionV>
                <wp:extent cx="6128483" cy="4381500"/>
                <wp:effectExtent l="0" t="0" r="18415" b="12700"/>
                <wp:wrapNone/>
                <wp:docPr id="4" name="Rectangle 4"/>
                <wp:cNvGraphicFramePr/>
                <a:graphic xmlns:a="http://schemas.openxmlformats.org/drawingml/2006/main">
                  <a:graphicData uri="http://schemas.microsoft.com/office/word/2010/wordprocessingShape">
                    <wps:wsp>
                      <wps:cNvSpPr/>
                      <wps:spPr>
                        <a:xfrm>
                          <a:off x="0" y="0"/>
                          <a:ext cx="6128483" cy="438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751E2FB" w14:textId="77777777" w:rsidR="00F5651E" w:rsidRDefault="00F5651E" w:rsidP="00F5651E"/>
                          <w:p w14:paraId="2B7D973E" w14:textId="062DC90D" w:rsidR="00F5651E" w:rsidRDefault="00F5651E" w:rsidP="00F56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5B6B9" id="Rectangle 4" o:spid="_x0000_s1026" style="position:absolute;left:0;text-align:left;margin-left:-.7pt;margin-top:4.3pt;width:482.55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" fillcolor="white [3201]" strokecolor="#51247a [3204]" strokeweight="1pt">
                <v:textbox>
                  <w:txbxContent>
                    <w:p w14:paraId="4751E2FB" w14:textId="77777777" w:rsidR="00F5651E" w:rsidRDefault="00F5651E" w:rsidP="00F5651E"/>
                    <w:p w14:paraId="2B7D973E" w14:textId="062DC90D" w:rsidR="00F5651E" w:rsidRDefault="00F5651E" w:rsidP="00F5651E"/>
                  </w:txbxContent>
                </v:textbox>
              </v:rect>
            </w:pict>
          </mc:Fallback>
        </mc:AlternateContent>
      </w:r>
    </w:p>
    <w:p w14:paraId="5352A5C2" w14:textId="724D2CE4" w:rsidR="00F5651E" w:rsidRDefault="00F5651E" w:rsidP="00F5651E">
      <w:pPr>
        <w:ind w:left="720"/>
        <w:jc w:val="both"/>
      </w:pPr>
    </w:p>
    <w:p w14:paraId="24ADE256" w14:textId="10AF3329" w:rsidR="00F5651E" w:rsidRDefault="00F5651E" w:rsidP="00F5651E">
      <w:pPr>
        <w:ind w:left="720"/>
        <w:jc w:val="both"/>
      </w:pPr>
    </w:p>
    <w:p w14:paraId="3DD0D56F" w14:textId="162146EB" w:rsidR="00F5651E" w:rsidRDefault="00F5651E" w:rsidP="00F5651E">
      <w:pPr>
        <w:ind w:left="720"/>
        <w:jc w:val="both"/>
      </w:pPr>
    </w:p>
    <w:p w14:paraId="0F98D526" w14:textId="0CF7379B" w:rsidR="00F5651E" w:rsidRDefault="00F5651E" w:rsidP="00F5651E">
      <w:pPr>
        <w:ind w:left="720"/>
        <w:jc w:val="both"/>
      </w:pPr>
    </w:p>
    <w:p w14:paraId="7535D3C4" w14:textId="651AA14A" w:rsidR="00F5651E" w:rsidRDefault="00F5651E" w:rsidP="00F5651E">
      <w:pPr>
        <w:ind w:left="720"/>
        <w:jc w:val="both"/>
      </w:pPr>
    </w:p>
    <w:p w14:paraId="2D09F28D" w14:textId="518A9108" w:rsidR="00F5651E" w:rsidRDefault="00F5651E" w:rsidP="00F5651E">
      <w:pPr>
        <w:ind w:left="720"/>
        <w:jc w:val="both"/>
      </w:pPr>
    </w:p>
    <w:p w14:paraId="71AAD7DF" w14:textId="147C766D" w:rsidR="00F5651E" w:rsidRDefault="00BE5619" w:rsidP="00F5651E">
      <w:pPr>
        <w:ind w:left="720"/>
        <w:jc w:val="both"/>
      </w:pPr>
      <w:ins w:id="2" w:author="Talia Garrett-Benson" w:date="2023-07-24T12:09:00Z">
        <w:r>
          <w:t>o</w:t>
        </w:r>
      </w:ins>
    </w:p>
    <w:p w14:paraId="42287F3F" w14:textId="77777777" w:rsidR="00F5651E" w:rsidRDefault="00F5651E" w:rsidP="00F5651E">
      <w:pPr>
        <w:ind w:left="720"/>
        <w:jc w:val="both"/>
      </w:pPr>
    </w:p>
    <w:p w14:paraId="26A669D5" w14:textId="77777777" w:rsidR="00F5651E" w:rsidRDefault="00F5651E" w:rsidP="00F5651E">
      <w:pPr>
        <w:ind w:left="720"/>
        <w:jc w:val="both"/>
      </w:pPr>
    </w:p>
    <w:p w14:paraId="5936D0F7" w14:textId="77777777" w:rsidR="00F5651E" w:rsidRDefault="00F5651E" w:rsidP="00F5651E">
      <w:pPr>
        <w:ind w:left="720"/>
        <w:jc w:val="both"/>
      </w:pPr>
    </w:p>
    <w:p w14:paraId="26FB839A" w14:textId="77777777" w:rsidR="00F5651E" w:rsidRDefault="00F5651E" w:rsidP="00F5651E">
      <w:pPr>
        <w:ind w:left="720"/>
        <w:jc w:val="both"/>
      </w:pPr>
    </w:p>
    <w:p w14:paraId="19F465B1" w14:textId="77777777" w:rsidR="00F5651E" w:rsidRDefault="00F5651E" w:rsidP="00F5651E">
      <w:pPr>
        <w:ind w:left="720"/>
        <w:jc w:val="both"/>
      </w:pPr>
    </w:p>
    <w:p w14:paraId="4FEDFA5C" w14:textId="77777777" w:rsidR="00F5651E" w:rsidRDefault="00F5651E" w:rsidP="00F5651E">
      <w:pPr>
        <w:ind w:left="720"/>
        <w:jc w:val="both"/>
      </w:pPr>
    </w:p>
    <w:p w14:paraId="77AA8B10" w14:textId="77777777" w:rsidR="00F5651E" w:rsidRDefault="00F5651E" w:rsidP="00F5651E">
      <w:pPr>
        <w:ind w:left="720"/>
        <w:jc w:val="both"/>
      </w:pPr>
    </w:p>
    <w:p w14:paraId="64A5D760" w14:textId="77777777" w:rsidR="00F5651E" w:rsidRDefault="00F5651E" w:rsidP="00F5651E">
      <w:pPr>
        <w:ind w:left="720"/>
        <w:jc w:val="both"/>
      </w:pPr>
    </w:p>
    <w:p w14:paraId="494473BD" w14:textId="77777777" w:rsidR="00F5651E" w:rsidRDefault="00F5651E" w:rsidP="00F5651E">
      <w:pPr>
        <w:ind w:left="720"/>
        <w:jc w:val="both"/>
      </w:pPr>
    </w:p>
    <w:p w14:paraId="6218E8C8" w14:textId="77777777" w:rsidR="00F5651E" w:rsidRDefault="00F5651E" w:rsidP="00F5651E">
      <w:pPr>
        <w:ind w:left="720"/>
        <w:jc w:val="both"/>
      </w:pPr>
    </w:p>
    <w:p w14:paraId="70A739AA" w14:textId="77777777" w:rsidR="00F5651E" w:rsidRDefault="00F5651E" w:rsidP="00F5651E">
      <w:pPr>
        <w:ind w:left="720"/>
        <w:jc w:val="both"/>
      </w:pPr>
    </w:p>
    <w:p w14:paraId="5A5C1602" w14:textId="77777777" w:rsidR="00F5651E" w:rsidRDefault="00F5651E" w:rsidP="00F5651E">
      <w:pPr>
        <w:ind w:left="720"/>
        <w:jc w:val="both"/>
      </w:pPr>
    </w:p>
    <w:p w14:paraId="19C53042" w14:textId="77777777" w:rsidR="00F5651E" w:rsidRDefault="00F5651E" w:rsidP="00F5651E">
      <w:pPr>
        <w:ind w:left="720"/>
        <w:jc w:val="both"/>
      </w:pPr>
    </w:p>
    <w:p w14:paraId="3CD90C2C" w14:textId="77777777" w:rsidR="00F5651E" w:rsidRDefault="00F5651E" w:rsidP="00F5651E">
      <w:pPr>
        <w:ind w:left="720"/>
        <w:jc w:val="both"/>
      </w:pPr>
    </w:p>
    <w:p w14:paraId="6DB4D6AA" w14:textId="77777777" w:rsidR="00F5651E" w:rsidRDefault="00F5651E" w:rsidP="00F5651E">
      <w:pPr>
        <w:ind w:left="720"/>
        <w:jc w:val="both"/>
      </w:pPr>
    </w:p>
    <w:p w14:paraId="4D9C1A10" w14:textId="77777777" w:rsidR="00F5651E" w:rsidRDefault="00F5651E" w:rsidP="00F5651E">
      <w:pPr>
        <w:ind w:left="720"/>
        <w:jc w:val="both"/>
      </w:pPr>
    </w:p>
    <w:p w14:paraId="78A0BDA3" w14:textId="77777777" w:rsidR="00F5651E" w:rsidRDefault="00F5651E" w:rsidP="00F5651E">
      <w:pPr>
        <w:ind w:left="720"/>
        <w:jc w:val="both"/>
      </w:pPr>
    </w:p>
    <w:p w14:paraId="499810A6" w14:textId="77777777" w:rsidR="00F5651E" w:rsidRDefault="00F5651E" w:rsidP="00F5651E">
      <w:pPr>
        <w:ind w:left="720"/>
        <w:jc w:val="both"/>
      </w:pPr>
    </w:p>
    <w:p w14:paraId="69C382A6" w14:textId="77777777" w:rsidR="00F5651E" w:rsidRDefault="00F5651E" w:rsidP="00F5651E">
      <w:pPr>
        <w:ind w:left="720"/>
        <w:jc w:val="both"/>
      </w:pPr>
    </w:p>
    <w:p w14:paraId="71E89296" w14:textId="3DAD9A97" w:rsidR="00E855C5" w:rsidRPr="00563053" w:rsidRDefault="00E855C5" w:rsidP="00E855C5">
      <w:pPr>
        <w:jc w:val="both"/>
        <w:rPr>
          <w:sz w:val="21"/>
          <w:szCs w:val="24"/>
        </w:rPr>
      </w:pPr>
      <w:r w:rsidRPr="00BA3506">
        <w:rPr>
          <w:b/>
          <w:bCs/>
          <w:sz w:val="21"/>
          <w:szCs w:val="24"/>
        </w:rPr>
        <w:t>1.2.</w:t>
      </w:r>
      <w:r w:rsidRPr="00563053">
        <w:rPr>
          <w:sz w:val="21"/>
          <w:szCs w:val="24"/>
        </w:rPr>
        <w:t xml:space="preserve"> This question contains a brief </w:t>
      </w:r>
      <w:proofErr w:type="spellStart"/>
      <w:r w:rsidRPr="00563053">
        <w:rPr>
          <w:sz w:val="21"/>
          <w:szCs w:val="24"/>
        </w:rPr>
        <w:t>UoD</w:t>
      </w:r>
      <w:proofErr w:type="spellEnd"/>
      <w:r w:rsidRPr="00563053">
        <w:rPr>
          <w:sz w:val="21"/>
          <w:szCs w:val="24"/>
        </w:rPr>
        <w:t xml:space="preserve"> that provides contextual information regarding a system or organisation. You will need to create an Entity Relational (ER) diagram, or Extended Entity Relational (EER) diagram based on the </w:t>
      </w:r>
      <w:proofErr w:type="spellStart"/>
      <w:r w:rsidRPr="00563053">
        <w:rPr>
          <w:sz w:val="21"/>
          <w:szCs w:val="24"/>
        </w:rPr>
        <w:t>UoD</w:t>
      </w:r>
      <w:proofErr w:type="spellEnd"/>
      <w:r w:rsidRPr="00563053">
        <w:rPr>
          <w:sz w:val="21"/>
          <w:szCs w:val="24"/>
        </w:rPr>
        <w:t xml:space="preserve">. If the </w:t>
      </w:r>
      <w:proofErr w:type="spellStart"/>
      <w:r w:rsidRPr="00563053">
        <w:rPr>
          <w:sz w:val="21"/>
          <w:szCs w:val="24"/>
        </w:rPr>
        <w:t>UoD</w:t>
      </w:r>
      <w:proofErr w:type="spellEnd"/>
      <w:r w:rsidRPr="00563053">
        <w:rPr>
          <w:sz w:val="21"/>
          <w:szCs w:val="24"/>
        </w:rPr>
        <w:t xml:space="preserve"> is unclear regarding specific aspects of the brief you may note assumptions on your ER diagram. However, please beware that your assumptions must not conflict with or violate any aspects of the </w:t>
      </w:r>
      <w:proofErr w:type="spellStart"/>
      <w:r w:rsidRPr="00563053">
        <w:rPr>
          <w:sz w:val="21"/>
          <w:szCs w:val="24"/>
        </w:rPr>
        <w:t>UoD</w:t>
      </w:r>
      <w:proofErr w:type="spellEnd"/>
      <w:r w:rsidRPr="00563053">
        <w:rPr>
          <w:sz w:val="21"/>
          <w:szCs w:val="24"/>
        </w:rPr>
        <w:t xml:space="preserve">. </w:t>
      </w:r>
    </w:p>
    <w:p w14:paraId="019FABC0" w14:textId="77777777" w:rsidR="0025752C" w:rsidRPr="00563053" w:rsidRDefault="0025752C" w:rsidP="00E855C5">
      <w:pPr>
        <w:jc w:val="both"/>
        <w:rPr>
          <w:sz w:val="21"/>
          <w:szCs w:val="24"/>
        </w:rPr>
      </w:pPr>
    </w:p>
    <w:p w14:paraId="6C27BB90" w14:textId="7A6AEFA7" w:rsidR="002E1255" w:rsidRPr="00563053" w:rsidRDefault="0025752C" w:rsidP="00886CBD">
      <w:pPr>
        <w:jc w:val="both"/>
        <w:rPr>
          <w:sz w:val="21"/>
          <w:szCs w:val="24"/>
        </w:rPr>
      </w:pPr>
      <w:r w:rsidRPr="00563053">
        <w:rPr>
          <w:sz w:val="21"/>
          <w:szCs w:val="24"/>
        </w:rPr>
        <w:t>In a busy medical facility, individuals are treated and identified by a unique code, and their names and home addresses are kept on record. There are two types of individuals, one who stays in the facility and is assigned a room number</w:t>
      </w:r>
      <w:r w:rsidR="00301410" w:rsidRPr="00563053">
        <w:rPr>
          <w:sz w:val="21"/>
          <w:szCs w:val="24"/>
        </w:rPr>
        <w:t xml:space="preserve"> (Inpatient)</w:t>
      </w:r>
      <w:r w:rsidRPr="00563053">
        <w:rPr>
          <w:sz w:val="21"/>
          <w:szCs w:val="24"/>
        </w:rPr>
        <w:t>, and the other who visits the facility and is given a date for their next appointment</w:t>
      </w:r>
      <w:r w:rsidR="00301410" w:rsidRPr="00563053">
        <w:rPr>
          <w:sz w:val="21"/>
          <w:szCs w:val="24"/>
        </w:rPr>
        <w:t xml:space="preserve"> (</w:t>
      </w:r>
      <w:r w:rsidR="00CE0612" w:rsidRPr="00563053">
        <w:rPr>
          <w:sz w:val="21"/>
          <w:szCs w:val="24"/>
        </w:rPr>
        <w:t>Outpatient)</w:t>
      </w:r>
      <w:r w:rsidRPr="00563053">
        <w:rPr>
          <w:sz w:val="21"/>
          <w:szCs w:val="24"/>
        </w:rPr>
        <w:t xml:space="preserve">. Additionally, </w:t>
      </w:r>
      <w:r w:rsidR="00CE0612" w:rsidRPr="00563053">
        <w:rPr>
          <w:sz w:val="21"/>
          <w:szCs w:val="24"/>
        </w:rPr>
        <w:t>the</w:t>
      </w:r>
      <w:r w:rsidRPr="00563053">
        <w:rPr>
          <w:sz w:val="21"/>
          <w:szCs w:val="24"/>
        </w:rPr>
        <w:t xml:space="preserve"> medical facility keeps </w:t>
      </w:r>
      <w:r w:rsidR="00CE0612" w:rsidRPr="00563053">
        <w:rPr>
          <w:sz w:val="21"/>
          <w:szCs w:val="24"/>
        </w:rPr>
        <w:t xml:space="preserve">medical </w:t>
      </w:r>
      <w:r w:rsidRPr="00563053">
        <w:rPr>
          <w:sz w:val="21"/>
          <w:szCs w:val="24"/>
        </w:rPr>
        <w:t xml:space="preserve">records for </w:t>
      </w:r>
      <w:r w:rsidR="00C20522">
        <w:rPr>
          <w:sz w:val="21"/>
          <w:szCs w:val="24"/>
        </w:rPr>
        <w:t>all patients</w:t>
      </w:r>
      <w:r w:rsidRPr="00563053">
        <w:rPr>
          <w:sz w:val="21"/>
          <w:szCs w:val="24"/>
        </w:rPr>
        <w:t xml:space="preserve">. Each record is associated with a unique number, the date it was created, and a diagnosis. </w:t>
      </w:r>
    </w:p>
    <w:p w14:paraId="1A265D6E" w14:textId="77777777" w:rsidR="0013386D" w:rsidRPr="00563053" w:rsidRDefault="0013386D" w:rsidP="00886CBD">
      <w:pPr>
        <w:jc w:val="both"/>
        <w:rPr>
          <w:sz w:val="21"/>
          <w:szCs w:val="24"/>
        </w:rPr>
      </w:pPr>
    </w:p>
    <w:p w14:paraId="0479D355" w14:textId="60859B44" w:rsidR="008F64CD" w:rsidRPr="00563053" w:rsidRDefault="00886CBD" w:rsidP="00114C5E">
      <w:pPr>
        <w:jc w:val="both"/>
        <w:rPr>
          <w:sz w:val="21"/>
          <w:szCs w:val="24"/>
        </w:rPr>
      </w:pPr>
      <w:r w:rsidRPr="00563053">
        <w:rPr>
          <w:sz w:val="21"/>
          <w:szCs w:val="24"/>
        </w:rPr>
        <w:t xml:space="preserve">The medical facility also maintains a detailed </w:t>
      </w:r>
      <w:proofErr w:type="spellStart"/>
      <w:r w:rsidRPr="00563053">
        <w:rPr>
          <w:sz w:val="21"/>
          <w:szCs w:val="24"/>
        </w:rPr>
        <w:t>catalog</w:t>
      </w:r>
      <w:proofErr w:type="spellEnd"/>
      <w:r w:rsidRPr="00563053">
        <w:rPr>
          <w:sz w:val="21"/>
          <w:szCs w:val="24"/>
        </w:rPr>
        <w:t xml:space="preserve"> of health professionals, each with their unique identifiers and specialty fields. These professionals are involved in the administration of various treatments</w:t>
      </w:r>
      <w:r w:rsidR="0013386D" w:rsidRPr="00563053">
        <w:rPr>
          <w:sz w:val="21"/>
          <w:szCs w:val="24"/>
        </w:rPr>
        <w:t>, each of which is given a unique code, a name, and a detailed description.</w:t>
      </w:r>
      <w:r w:rsidR="005A50FB" w:rsidRPr="00563053">
        <w:rPr>
          <w:sz w:val="21"/>
          <w:szCs w:val="24"/>
        </w:rPr>
        <w:t xml:space="preserve"> </w:t>
      </w:r>
      <w:r w:rsidR="00787D32" w:rsidRPr="00563053">
        <w:rPr>
          <w:sz w:val="21"/>
          <w:szCs w:val="24"/>
        </w:rPr>
        <w:t>A treatment can be administered by a health professional to an individual</w:t>
      </w:r>
      <w:r w:rsidR="008F64CD" w:rsidRPr="00563053">
        <w:rPr>
          <w:sz w:val="21"/>
          <w:szCs w:val="24"/>
        </w:rPr>
        <w:t xml:space="preserve"> at a given date and time.</w:t>
      </w:r>
    </w:p>
    <w:p w14:paraId="3EDF1535" w14:textId="77777777" w:rsidR="005A50FB" w:rsidRDefault="005A50FB" w:rsidP="00886CBD">
      <w:pPr>
        <w:jc w:val="both"/>
      </w:pPr>
    </w:p>
    <w:p w14:paraId="6FF26EBC" w14:textId="0EBDF1F4" w:rsidR="00CD565E" w:rsidRDefault="008A3092" w:rsidP="008514A1">
      <w:pPr>
        <w:jc w:val="both"/>
      </w:pPr>
      <w:r>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8247" behindDoc="0" locked="0" layoutInCell="1" allowOverlap="1" wp14:anchorId="4F522D38" wp14:editId="637F8ECA">
                <wp:simplePos x="0" y="0"/>
                <wp:positionH relativeFrom="column">
                  <wp:posOffset>-1075</wp:posOffset>
                </wp:positionH>
                <wp:positionV relativeFrom="paragraph">
                  <wp:posOffset>144487</wp:posOffset>
                </wp:positionV>
                <wp:extent cx="6103816" cy="4775200"/>
                <wp:effectExtent l="0" t="0" r="17780" b="12700"/>
                <wp:wrapNone/>
                <wp:docPr id="12" name="Rectangle 12"/>
                <wp:cNvGraphicFramePr/>
                <a:graphic xmlns:a="http://schemas.openxmlformats.org/drawingml/2006/main">
                  <a:graphicData uri="http://schemas.microsoft.com/office/word/2010/wordprocessingShape">
                    <wps:wsp>
                      <wps:cNvSpPr/>
                      <wps:spPr>
                        <a:xfrm>
                          <a:off x="0" y="0"/>
                          <a:ext cx="6103816" cy="4775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38EB1E7" w14:textId="77777777" w:rsidR="00CD565E" w:rsidRDefault="00CD565E" w:rsidP="00CD565E"/>
                          <w:p w14:paraId="144B9BA0" w14:textId="2586B9E3" w:rsidR="00CD565E" w:rsidRDefault="00CD565E" w:rsidP="00CD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22D38" id="Rectangle 12" o:spid="_x0000_s1027" style="position:absolute;left:0;text-align:left;margin-left:-.1pt;margin-top:11.4pt;width:480.6pt;height:37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" fillcolor="white [3201]" strokecolor="#51247a [3204]" strokeweight="1pt">
                <v:textbox>
                  <w:txbxContent>
                    <w:p w14:paraId="038EB1E7" w14:textId="77777777" w:rsidR="00CD565E" w:rsidRDefault="00CD565E" w:rsidP="00CD565E"/>
                    <w:p w14:paraId="144B9BA0" w14:textId="2586B9E3" w:rsidR="00CD565E" w:rsidRDefault="00CD565E" w:rsidP="00CD565E"/>
                  </w:txbxContent>
                </v:textbox>
              </v:rect>
            </w:pict>
          </mc:Fallback>
        </mc:AlternateContent>
      </w:r>
    </w:p>
    <w:p w14:paraId="08D212C0" w14:textId="4F5BC5BE" w:rsidR="00CD565E" w:rsidRDefault="00CD565E" w:rsidP="008514A1">
      <w:pPr>
        <w:jc w:val="both"/>
      </w:pPr>
    </w:p>
    <w:p w14:paraId="12FD7DC1" w14:textId="77777777" w:rsidR="00CD565E" w:rsidRDefault="00CD565E" w:rsidP="008514A1">
      <w:pPr>
        <w:jc w:val="both"/>
      </w:pPr>
    </w:p>
    <w:p w14:paraId="7A03C551" w14:textId="77777777" w:rsidR="00CD565E" w:rsidRDefault="00CD565E" w:rsidP="008514A1">
      <w:pPr>
        <w:jc w:val="both"/>
      </w:pPr>
    </w:p>
    <w:p w14:paraId="3B41BFE1" w14:textId="77777777" w:rsidR="00CD565E" w:rsidRDefault="00CD565E" w:rsidP="008514A1">
      <w:pPr>
        <w:jc w:val="both"/>
      </w:pPr>
    </w:p>
    <w:p w14:paraId="74D6F336" w14:textId="77777777" w:rsidR="00CD565E" w:rsidRDefault="00CD565E" w:rsidP="008514A1">
      <w:pPr>
        <w:jc w:val="both"/>
      </w:pPr>
    </w:p>
    <w:p w14:paraId="20723278" w14:textId="77777777" w:rsidR="00CD565E" w:rsidRDefault="00CD565E" w:rsidP="008514A1">
      <w:pPr>
        <w:jc w:val="both"/>
      </w:pPr>
    </w:p>
    <w:p w14:paraId="19637D7B" w14:textId="77777777" w:rsidR="00CD565E" w:rsidRDefault="00CD565E" w:rsidP="008514A1">
      <w:pPr>
        <w:jc w:val="both"/>
      </w:pPr>
    </w:p>
    <w:p w14:paraId="708027D2" w14:textId="77777777" w:rsidR="00CD565E" w:rsidRDefault="00CD565E" w:rsidP="008514A1">
      <w:pPr>
        <w:jc w:val="both"/>
      </w:pPr>
    </w:p>
    <w:p w14:paraId="1E6FAB4C" w14:textId="77777777" w:rsidR="00CD565E" w:rsidRDefault="00CD565E" w:rsidP="008514A1">
      <w:pPr>
        <w:jc w:val="both"/>
      </w:pPr>
    </w:p>
    <w:p w14:paraId="76D8459A" w14:textId="77777777" w:rsidR="00CD565E" w:rsidRDefault="00CD565E" w:rsidP="008514A1">
      <w:pPr>
        <w:jc w:val="both"/>
      </w:pPr>
    </w:p>
    <w:p w14:paraId="48636EDC" w14:textId="77777777" w:rsidR="00CD565E" w:rsidRDefault="00CD565E" w:rsidP="008514A1">
      <w:pPr>
        <w:jc w:val="both"/>
      </w:pPr>
    </w:p>
    <w:p w14:paraId="1AA8D828" w14:textId="77777777" w:rsidR="00CD565E" w:rsidRDefault="00CD565E" w:rsidP="008514A1">
      <w:pPr>
        <w:jc w:val="both"/>
      </w:pPr>
    </w:p>
    <w:p w14:paraId="78C5986F" w14:textId="77777777" w:rsidR="00CD565E" w:rsidRDefault="00CD565E" w:rsidP="008514A1">
      <w:pPr>
        <w:jc w:val="both"/>
      </w:pPr>
    </w:p>
    <w:p w14:paraId="761F6C71" w14:textId="77777777" w:rsidR="00CD565E" w:rsidRDefault="00CD565E" w:rsidP="008514A1">
      <w:pPr>
        <w:jc w:val="both"/>
      </w:pPr>
    </w:p>
    <w:p w14:paraId="69B8E6E0" w14:textId="77777777" w:rsidR="00CD565E" w:rsidRDefault="00CD565E" w:rsidP="008514A1">
      <w:pPr>
        <w:jc w:val="both"/>
      </w:pPr>
    </w:p>
    <w:p w14:paraId="00917955" w14:textId="77777777" w:rsidR="00CD565E" w:rsidRDefault="00CD565E" w:rsidP="008514A1">
      <w:pPr>
        <w:jc w:val="both"/>
      </w:pPr>
    </w:p>
    <w:p w14:paraId="598AE579" w14:textId="77777777" w:rsidR="00CD565E" w:rsidRDefault="00CD565E" w:rsidP="008514A1">
      <w:pPr>
        <w:jc w:val="both"/>
      </w:pPr>
    </w:p>
    <w:p w14:paraId="4337BAFF" w14:textId="77777777" w:rsidR="00CD565E" w:rsidRDefault="00CD565E" w:rsidP="008514A1">
      <w:pPr>
        <w:jc w:val="both"/>
      </w:pPr>
    </w:p>
    <w:p w14:paraId="42331316" w14:textId="77777777" w:rsidR="00CD565E" w:rsidRDefault="00CD565E" w:rsidP="008514A1">
      <w:pPr>
        <w:jc w:val="both"/>
      </w:pPr>
    </w:p>
    <w:p w14:paraId="3304E967" w14:textId="77777777" w:rsidR="00CD565E" w:rsidRDefault="00CD565E" w:rsidP="008514A1">
      <w:pPr>
        <w:jc w:val="both"/>
      </w:pPr>
    </w:p>
    <w:p w14:paraId="2D04CC4C" w14:textId="77777777" w:rsidR="00CD565E" w:rsidRDefault="00CD565E" w:rsidP="008514A1">
      <w:pPr>
        <w:jc w:val="both"/>
      </w:pPr>
    </w:p>
    <w:p w14:paraId="209FE1E1" w14:textId="77777777" w:rsidR="00CD565E" w:rsidRDefault="00CD565E" w:rsidP="008514A1">
      <w:pPr>
        <w:jc w:val="both"/>
      </w:pPr>
    </w:p>
    <w:p w14:paraId="64FFB192" w14:textId="77777777" w:rsidR="00CD565E" w:rsidRDefault="00CD565E" w:rsidP="008514A1">
      <w:pPr>
        <w:jc w:val="both"/>
      </w:pPr>
    </w:p>
    <w:p w14:paraId="453DB634" w14:textId="77777777" w:rsidR="00CD565E" w:rsidRDefault="00CD565E" w:rsidP="008514A1">
      <w:pPr>
        <w:jc w:val="both"/>
      </w:pPr>
    </w:p>
    <w:p w14:paraId="3AA6DC87" w14:textId="77777777" w:rsidR="00CD565E" w:rsidRDefault="00CD565E" w:rsidP="008514A1">
      <w:pPr>
        <w:jc w:val="both"/>
      </w:pPr>
    </w:p>
    <w:p w14:paraId="3D9D122D" w14:textId="77777777" w:rsidR="00CD565E" w:rsidRDefault="00CD565E" w:rsidP="008514A1">
      <w:pPr>
        <w:jc w:val="both"/>
      </w:pPr>
    </w:p>
    <w:p w14:paraId="1BDB7A15" w14:textId="77777777" w:rsidR="00CD565E" w:rsidRDefault="00CD565E" w:rsidP="008514A1">
      <w:pPr>
        <w:jc w:val="both"/>
      </w:pPr>
    </w:p>
    <w:p w14:paraId="38B8391E" w14:textId="77777777" w:rsidR="00CD565E" w:rsidRDefault="00CD565E" w:rsidP="008514A1">
      <w:pPr>
        <w:jc w:val="both"/>
      </w:pPr>
    </w:p>
    <w:p w14:paraId="165F5067" w14:textId="77777777" w:rsidR="00CD565E" w:rsidRDefault="00CD565E" w:rsidP="008514A1">
      <w:pPr>
        <w:jc w:val="both"/>
      </w:pPr>
    </w:p>
    <w:p w14:paraId="41C37C92" w14:textId="77777777" w:rsidR="00CD565E" w:rsidRDefault="00CD565E" w:rsidP="008514A1">
      <w:pPr>
        <w:jc w:val="both"/>
      </w:pPr>
    </w:p>
    <w:p w14:paraId="2BB2AC8C" w14:textId="77777777" w:rsidR="006F7846" w:rsidRDefault="006F7846" w:rsidP="008514A1">
      <w:pPr>
        <w:jc w:val="both"/>
      </w:pPr>
    </w:p>
    <w:p w14:paraId="45EE636D" w14:textId="77777777" w:rsidR="00CD565E" w:rsidRDefault="00CD565E" w:rsidP="008514A1">
      <w:pPr>
        <w:jc w:val="both"/>
      </w:pPr>
    </w:p>
    <w:p w14:paraId="3A255049" w14:textId="77777777" w:rsidR="00B1287E" w:rsidRDefault="00B1287E" w:rsidP="00B1287E">
      <w:pPr>
        <w:jc w:val="both"/>
      </w:pPr>
    </w:p>
    <w:p w14:paraId="7B7E0A78" w14:textId="77777777" w:rsidR="00B1287E" w:rsidRDefault="00B1287E" w:rsidP="00B1287E">
      <w:pPr>
        <w:jc w:val="both"/>
      </w:pPr>
    </w:p>
    <w:p w14:paraId="0787F28D" w14:textId="77777777" w:rsidR="00B1287E" w:rsidRDefault="00B1287E" w:rsidP="00B1287E">
      <w:pPr>
        <w:jc w:val="both"/>
      </w:pPr>
    </w:p>
    <w:p w14:paraId="50B8518E" w14:textId="77777777" w:rsidR="00B1287E" w:rsidRDefault="00B1287E" w:rsidP="00B1287E">
      <w:pPr>
        <w:jc w:val="both"/>
      </w:pPr>
    </w:p>
    <w:p w14:paraId="69193259" w14:textId="77777777" w:rsidR="00B1287E" w:rsidRDefault="00B1287E" w:rsidP="00B1287E">
      <w:pPr>
        <w:jc w:val="both"/>
      </w:pPr>
    </w:p>
    <w:p w14:paraId="46461AAE" w14:textId="77777777" w:rsidR="00B1287E" w:rsidRDefault="00B1287E" w:rsidP="00B1287E">
      <w:pPr>
        <w:jc w:val="both"/>
      </w:pPr>
    </w:p>
    <w:p w14:paraId="114A422B" w14:textId="77777777" w:rsidR="00B1287E" w:rsidRDefault="00B1287E" w:rsidP="00B1287E">
      <w:pPr>
        <w:jc w:val="both"/>
      </w:pPr>
    </w:p>
    <w:p w14:paraId="6DD564E1" w14:textId="77777777" w:rsidR="00B1287E" w:rsidRDefault="00B1287E" w:rsidP="00B1287E">
      <w:pPr>
        <w:jc w:val="both"/>
      </w:pPr>
    </w:p>
    <w:p w14:paraId="4B996668" w14:textId="77777777" w:rsidR="00B1287E" w:rsidRDefault="00B1287E" w:rsidP="00B1287E">
      <w:pPr>
        <w:jc w:val="both"/>
      </w:pPr>
    </w:p>
    <w:p w14:paraId="1720DDB3" w14:textId="77777777" w:rsidR="00E82D61" w:rsidRDefault="00E82D61" w:rsidP="00B1287E">
      <w:pPr>
        <w:jc w:val="both"/>
      </w:pPr>
    </w:p>
    <w:p w14:paraId="28AEF2FF" w14:textId="77777777" w:rsidR="00E82D61" w:rsidRDefault="00E82D61" w:rsidP="00B1287E">
      <w:pPr>
        <w:jc w:val="both"/>
      </w:pPr>
    </w:p>
    <w:p w14:paraId="38EF6D8B" w14:textId="77777777" w:rsidR="00E82D61" w:rsidRDefault="00E82D61" w:rsidP="00B1287E">
      <w:pPr>
        <w:jc w:val="both"/>
      </w:pPr>
    </w:p>
    <w:p w14:paraId="4237AD8D" w14:textId="77777777" w:rsidR="00E82D61" w:rsidRDefault="00E82D61" w:rsidP="00B1287E">
      <w:pPr>
        <w:jc w:val="both"/>
      </w:pPr>
    </w:p>
    <w:p w14:paraId="76A86BC8" w14:textId="7039F2B3" w:rsidR="00F448E2" w:rsidRDefault="00E82D61" w:rsidP="0006112C">
      <w:pPr>
        <w:jc w:val="both"/>
        <w:rPr>
          <w:sz w:val="21"/>
          <w:szCs w:val="21"/>
        </w:rPr>
      </w:pPr>
      <w:r w:rsidRPr="00BA3506">
        <w:rPr>
          <w:b/>
          <w:bCs/>
          <w:sz w:val="21"/>
          <w:szCs w:val="21"/>
        </w:rPr>
        <w:t>1.3.</w:t>
      </w:r>
      <w:r w:rsidR="0006112C" w:rsidRPr="00934507">
        <w:rPr>
          <w:sz w:val="21"/>
          <w:szCs w:val="21"/>
        </w:rPr>
        <w:t xml:space="preserve"> </w:t>
      </w:r>
      <w:r w:rsidR="00F448E2" w:rsidRPr="00934507">
        <w:rPr>
          <w:sz w:val="21"/>
          <w:szCs w:val="21"/>
        </w:rPr>
        <w:t xml:space="preserve">Consider the entity relationship diagram below for a new Fish and Chips store in the St Lucia campus at UQ. </w:t>
      </w:r>
    </w:p>
    <w:p w14:paraId="11D6587A" w14:textId="77777777" w:rsidR="00044453" w:rsidRPr="00934507" w:rsidRDefault="00044453" w:rsidP="0006112C">
      <w:pPr>
        <w:jc w:val="both"/>
        <w:rPr>
          <w:sz w:val="21"/>
          <w:szCs w:val="21"/>
        </w:rPr>
      </w:pPr>
    </w:p>
    <w:p w14:paraId="363BDF5A" w14:textId="77777777" w:rsidR="00F448E2" w:rsidRPr="0006112C" w:rsidRDefault="00F448E2" w:rsidP="00F448E2">
      <w:pPr>
        <w:spacing w:after="200"/>
        <w:rPr>
          <w:rFonts w:ascii="Arial" w:hAnsi="Arial" w:cs="Arial"/>
          <w:b/>
          <w:bCs/>
          <w:sz w:val="22"/>
        </w:rPr>
      </w:pPr>
      <w:r w:rsidRPr="0006112C">
        <w:rPr>
          <w:noProof/>
          <w:sz w:val="22"/>
        </w:rPr>
        <w:drawing>
          <wp:inline distT="0" distB="0" distL="0" distR="0" wp14:anchorId="103BEA03" wp14:editId="768603C7">
            <wp:extent cx="6205810" cy="2969846"/>
            <wp:effectExtent l="0" t="0" r="508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stretch>
                      <a:fillRect/>
                    </a:stretch>
                  </pic:blipFill>
                  <pic:spPr>
                    <a:xfrm>
                      <a:off x="0" y="0"/>
                      <a:ext cx="6222687" cy="2977923"/>
                    </a:xfrm>
                    <a:prstGeom prst="rect">
                      <a:avLst/>
                    </a:prstGeom>
                  </pic:spPr>
                </pic:pic>
              </a:graphicData>
            </a:graphic>
          </wp:inline>
        </w:drawing>
      </w:r>
    </w:p>
    <w:p w14:paraId="3C747C20" w14:textId="0D3023FF" w:rsidR="0065377B" w:rsidRDefault="0065377B" w:rsidP="00F448E2">
      <w:pPr>
        <w:rPr>
          <w:rFonts w:cstheme="minorHAnsi"/>
          <w:color w:val="000000"/>
          <w:sz w:val="21"/>
          <w:szCs w:val="21"/>
          <w:shd w:val="clear" w:color="auto" w:fill="FFFFFF"/>
        </w:rPr>
      </w:pPr>
      <w:r w:rsidRPr="0065377B">
        <w:rPr>
          <w:rFonts w:cstheme="minorHAnsi"/>
          <w:color w:val="000000"/>
          <w:sz w:val="21"/>
          <w:szCs w:val="21"/>
          <w:shd w:val="clear" w:color="auto" w:fill="FFFFFF"/>
        </w:rPr>
        <w:t>Evaluate the following statements and provide your opinion on whether each statement is correct or incorrect. Please include a brief justification for each of your responses.</w:t>
      </w:r>
    </w:p>
    <w:p w14:paraId="64EE2B3E" w14:textId="77777777" w:rsidR="002455B7" w:rsidRDefault="002455B7" w:rsidP="002455B7">
      <w:pPr>
        <w:rPr>
          <w:rFonts w:cstheme="minorHAnsi"/>
          <w:color w:val="000000"/>
          <w:sz w:val="21"/>
          <w:szCs w:val="21"/>
          <w:shd w:val="clear" w:color="auto" w:fill="FFFFFF"/>
        </w:rPr>
      </w:pPr>
    </w:p>
    <w:p w14:paraId="755C5D03" w14:textId="77777777" w:rsidR="00044453" w:rsidRDefault="00044453" w:rsidP="002455B7">
      <w:pPr>
        <w:rPr>
          <w:rFonts w:cstheme="minorHAnsi"/>
          <w:color w:val="000000"/>
          <w:sz w:val="21"/>
          <w:szCs w:val="21"/>
          <w:shd w:val="clear" w:color="auto" w:fill="FFFFFF"/>
        </w:rPr>
      </w:pPr>
    </w:p>
    <w:p w14:paraId="2BB49D09" w14:textId="13544407" w:rsidR="002455B7" w:rsidRDefault="002455B7" w:rsidP="002455B7">
      <w:r w:rsidRPr="006D1BD2">
        <w:rPr>
          <w:b/>
          <w:bCs/>
        </w:rPr>
        <w:t>Example</w:t>
      </w:r>
      <w:r>
        <w:t xml:space="preserve">: </w:t>
      </w:r>
      <w:r w:rsidR="002B76A2" w:rsidRPr="002B76A2">
        <w:t>Each item on the menu has a unique number but item names are not unique</w:t>
      </w:r>
    </w:p>
    <w:p w14:paraId="4AF92F5F" w14:textId="77777777" w:rsidR="002455B7" w:rsidRDefault="002455B7" w:rsidP="002455B7">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49" behindDoc="0" locked="0" layoutInCell="1" allowOverlap="1" wp14:anchorId="67AEA0D3" wp14:editId="0F4C1D19">
                <wp:simplePos x="0" y="0"/>
                <wp:positionH relativeFrom="column">
                  <wp:posOffset>-1075</wp:posOffset>
                </wp:positionH>
                <wp:positionV relativeFrom="paragraph">
                  <wp:posOffset>98180</wp:posOffset>
                </wp:positionV>
                <wp:extent cx="6118567" cy="930031"/>
                <wp:effectExtent l="0" t="0" r="15875" b="10160"/>
                <wp:wrapNone/>
                <wp:docPr id="5" name="Rectangle 5"/>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34D998" w14:textId="2A4F6B9C" w:rsidR="002455B7" w:rsidRPr="007E6E3C" w:rsidRDefault="00491612" w:rsidP="002455B7">
                            <w:pPr>
                              <w:rPr>
                                <w:color w:val="C00000"/>
                                <w:szCs w:val="20"/>
                              </w:rPr>
                            </w:pPr>
                            <w:r w:rsidRPr="007E6E3C">
                              <w:rPr>
                                <w:color w:val="C00000"/>
                                <w:szCs w:val="20"/>
                              </w:rPr>
                              <w:t>The statement is incorrect. All items on the menu are distinguished by a unique name and number, as indicated by the underlined text in the ovals representing the attributes "Number" and "Name." This underlining serves as evidence of their uniqueness.</w:t>
                            </w:r>
                          </w:p>
                          <w:p w14:paraId="338C59D0" w14:textId="77777777" w:rsidR="002455B7" w:rsidRPr="00040B72" w:rsidRDefault="002455B7" w:rsidP="002455B7">
                            <w:pPr>
                              <w:rPr>
                                <w:szCs w:val="20"/>
                              </w:rPr>
                            </w:pPr>
                          </w:p>
                          <w:p w14:paraId="2A5E3FE1" w14:textId="77777777" w:rsidR="002455B7" w:rsidRPr="00040B72" w:rsidRDefault="002455B7" w:rsidP="002455B7">
                            <w:pPr>
                              <w:rPr>
                                <w:szCs w:val="20"/>
                              </w:rPr>
                            </w:pPr>
                          </w:p>
                          <w:p w14:paraId="7CC560DE" w14:textId="77777777" w:rsidR="002455B7" w:rsidRPr="00040B72" w:rsidRDefault="002455B7" w:rsidP="002455B7">
                            <w:pPr>
                              <w:rPr>
                                <w:szCs w:val="20"/>
                              </w:rPr>
                            </w:pPr>
                            <w:r w:rsidRPr="00040B72">
                              <w:rPr>
                                <w:szCs w:val="20"/>
                              </w:rPr>
                              <w:t xml:space="preserve"> </w:t>
                            </w:r>
                          </w:p>
                          <w:p w14:paraId="3B222573" w14:textId="77777777" w:rsidR="002455B7" w:rsidRPr="00040B72" w:rsidRDefault="002455B7" w:rsidP="002455B7">
                            <w:pPr>
                              <w:rPr>
                                <w:szCs w:val="20"/>
                              </w:rPr>
                            </w:pPr>
                          </w:p>
                          <w:p w14:paraId="28038FE9" w14:textId="77777777" w:rsidR="002455B7" w:rsidRPr="00834BD7" w:rsidRDefault="002455B7" w:rsidP="002455B7">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EA0D3" id="Rectangle 5" o:spid="_x0000_s1028" style="position:absolute;left:0;text-align:left;margin-left:-.1pt;margin-top:7.75pt;width:481.8pt;height:73.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" fillcolor="white [3201]" strokecolor="#51247a [3204]" strokeweight="1pt">
                <v:textbox>
                  <w:txbxContent>
                    <w:p w14:paraId="1134D998" w14:textId="2A4F6B9C" w:rsidR="002455B7" w:rsidRPr="007E6E3C" w:rsidRDefault="00491612" w:rsidP="002455B7">
                      <w:pPr>
                        <w:rPr>
                          <w:color w:val="C00000"/>
                          <w:szCs w:val="20"/>
                        </w:rPr>
                      </w:pPr>
                      <w:r w:rsidRPr="007E6E3C">
                        <w:rPr>
                          <w:color w:val="C00000"/>
                          <w:szCs w:val="20"/>
                        </w:rPr>
                        <w:t>The statement is incorrect. All items on the menu are distinguished by a unique name and number, as indicated by the underlined text in the ovals representing the attributes "Number" and "Name." This underlining serves as evidence of their uniqueness.</w:t>
                      </w:r>
                    </w:p>
                    <w:p w14:paraId="338C59D0" w14:textId="77777777" w:rsidR="002455B7" w:rsidRPr="00040B72" w:rsidRDefault="002455B7" w:rsidP="002455B7">
                      <w:pPr>
                        <w:rPr>
                          <w:szCs w:val="20"/>
                        </w:rPr>
                      </w:pPr>
                    </w:p>
                    <w:p w14:paraId="2A5E3FE1" w14:textId="77777777" w:rsidR="002455B7" w:rsidRPr="00040B72" w:rsidRDefault="002455B7" w:rsidP="002455B7">
                      <w:pPr>
                        <w:rPr>
                          <w:szCs w:val="20"/>
                        </w:rPr>
                      </w:pPr>
                    </w:p>
                    <w:p w14:paraId="7CC560DE" w14:textId="77777777" w:rsidR="002455B7" w:rsidRPr="00040B72" w:rsidRDefault="002455B7" w:rsidP="002455B7">
                      <w:pPr>
                        <w:rPr>
                          <w:szCs w:val="20"/>
                        </w:rPr>
                      </w:pPr>
                      <w:r w:rsidRPr="00040B72">
                        <w:rPr>
                          <w:szCs w:val="20"/>
                        </w:rPr>
                        <w:t xml:space="preserve"> </w:t>
                      </w:r>
                    </w:p>
                    <w:p w14:paraId="3B222573" w14:textId="77777777" w:rsidR="002455B7" w:rsidRPr="00040B72" w:rsidRDefault="002455B7" w:rsidP="002455B7">
                      <w:pPr>
                        <w:rPr>
                          <w:szCs w:val="20"/>
                        </w:rPr>
                      </w:pPr>
                    </w:p>
                    <w:p w14:paraId="28038FE9" w14:textId="77777777" w:rsidR="002455B7" w:rsidRPr="00834BD7" w:rsidRDefault="002455B7" w:rsidP="002455B7">
                      <w:pPr>
                        <w:rPr>
                          <w:szCs w:val="20"/>
                        </w:rPr>
                      </w:pPr>
                    </w:p>
                  </w:txbxContent>
                </v:textbox>
              </v:rect>
            </w:pict>
          </mc:Fallback>
        </mc:AlternateContent>
      </w:r>
    </w:p>
    <w:p w14:paraId="549B25D4" w14:textId="77777777" w:rsidR="002455B7" w:rsidRDefault="002455B7" w:rsidP="002455B7">
      <w:pPr>
        <w:ind w:left="720"/>
        <w:rPr>
          <w:bCs/>
          <w:szCs w:val="20"/>
        </w:rPr>
      </w:pPr>
    </w:p>
    <w:p w14:paraId="5F071972" w14:textId="77777777" w:rsidR="002455B7" w:rsidRDefault="002455B7" w:rsidP="002455B7">
      <w:pPr>
        <w:ind w:left="720"/>
        <w:rPr>
          <w:bCs/>
          <w:szCs w:val="20"/>
        </w:rPr>
      </w:pPr>
    </w:p>
    <w:p w14:paraId="2E6805AE" w14:textId="77777777" w:rsidR="002455B7" w:rsidRPr="00834BD7" w:rsidRDefault="002455B7" w:rsidP="002455B7">
      <w:pPr>
        <w:ind w:left="720"/>
        <w:rPr>
          <w:bCs/>
          <w:szCs w:val="20"/>
        </w:rPr>
      </w:pPr>
    </w:p>
    <w:p w14:paraId="701A91EA" w14:textId="77777777" w:rsidR="0006112C" w:rsidRPr="00934507" w:rsidRDefault="0006112C" w:rsidP="00F448E2">
      <w:pPr>
        <w:rPr>
          <w:rFonts w:cstheme="minorHAnsi"/>
          <w:color w:val="000000"/>
          <w:sz w:val="21"/>
          <w:szCs w:val="21"/>
          <w:shd w:val="clear" w:color="auto" w:fill="FFFFFF"/>
        </w:rPr>
      </w:pPr>
    </w:p>
    <w:p w14:paraId="05D6B18D" w14:textId="77777777" w:rsidR="00F448E2" w:rsidRPr="00934507" w:rsidRDefault="00F448E2" w:rsidP="00F448E2">
      <w:pPr>
        <w:rPr>
          <w:rFonts w:cstheme="minorHAnsi"/>
          <w:color w:val="000000"/>
          <w:sz w:val="21"/>
          <w:szCs w:val="21"/>
          <w:shd w:val="clear" w:color="auto" w:fill="FFFFFF"/>
        </w:rPr>
      </w:pPr>
    </w:p>
    <w:tbl>
      <w:tblPr>
        <w:tblStyle w:val="TableGrid"/>
        <w:tblW w:w="0" w:type="auto"/>
        <w:tblLook w:val="04A0" w:firstRow="1" w:lastRow="0" w:firstColumn="1" w:lastColumn="0" w:noHBand="0" w:noVBand="1"/>
      </w:tblPr>
      <w:tblGrid>
        <w:gridCol w:w="8505"/>
        <w:gridCol w:w="505"/>
      </w:tblGrid>
      <w:tr w:rsidR="00F448E2" w:rsidRPr="00934507" w14:paraId="06BCB36C" w14:textId="77777777">
        <w:tc>
          <w:tcPr>
            <w:tcW w:w="8505" w:type="dxa"/>
          </w:tcPr>
          <w:p w14:paraId="72FE4AD2" w14:textId="77777777" w:rsidR="00491612" w:rsidRDefault="00491612" w:rsidP="00491612">
            <w:pPr>
              <w:spacing w:line="360" w:lineRule="auto"/>
              <w:contextualSpacing/>
              <w:rPr>
                <w:rFonts w:cstheme="minorHAnsi"/>
                <w:sz w:val="21"/>
                <w:szCs w:val="21"/>
              </w:rPr>
            </w:pPr>
          </w:p>
          <w:p w14:paraId="31ACE1F0" w14:textId="212D202C" w:rsidR="00491612" w:rsidRDefault="00491612" w:rsidP="00491612">
            <w:pPr>
              <w:ind w:left="720"/>
              <w:rPr>
                <w:bCs/>
                <w:szCs w:val="20"/>
              </w:rPr>
            </w:pPr>
          </w:p>
          <w:p w14:paraId="39341C0C" w14:textId="77777777" w:rsidR="00491612" w:rsidRDefault="00491612" w:rsidP="006727E3">
            <w:pPr>
              <w:rPr>
                <w:bCs/>
                <w:szCs w:val="20"/>
              </w:rPr>
            </w:pPr>
          </w:p>
          <w:p w14:paraId="0E023F0B" w14:textId="5B0887C1" w:rsidR="008752D2" w:rsidRDefault="00BA3506" w:rsidP="008752D2">
            <w:r w:rsidRPr="00BA3506">
              <w:rPr>
                <w:b/>
                <w:bCs/>
              </w:rPr>
              <w:t>1.3.a.</w:t>
            </w:r>
            <w:r>
              <w:t xml:space="preserve"> </w:t>
            </w:r>
            <w:r w:rsidR="006727E3" w:rsidRPr="006727E3">
              <w:t>Chips are offered in multiple sizes and can have multiple seasonings.</w:t>
            </w:r>
          </w:p>
          <w:p w14:paraId="07394D42" w14:textId="77777777" w:rsidR="008752D2" w:rsidRDefault="008752D2" w:rsidP="008752D2">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50" behindDoc="0" locked="0" layoutInCell="1" allowOverlap="1" wp14:anchorId="3C55A2A9" wp14:editId="2CB352F0">
                      <wp:simplePos x="0" y="0"/>
                      <wp:positionH relativeFrom="column">
                        <wp:posOffset>-1075</wp:posOffset>
                      </wp:positionH>
                      <wp:positionV relativeFrom="paragraph">
                        <wp:posOffset>98180</wp:posOffset>
                      </wp:positionV>
                      <wp:extent cx="6118567" cy="930031"/>
                      <wp:effectExtent l="0" t="0" r="15875" b="10160"/>
                      <wp:wrapNone/>
                      <wp:docPr id="11" name="Rectangle 11"/>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77E5BE6" w14:textId="3C95FBDA" w:rsidR="008752D2" w:rsidRPr="007E6E3C" w:rsidRDefault="008752D2" w:rsidP="008752D2">
                                  <w:pPr>
                                    <w:rPr>
                                      <w:color w:val="C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5A2A9" id="Rectangle 11" o:spid="_x0000_s1029" style="position:absolute;left:0;text-align:left;margin-left:-.1pt;margin-top:7.75pt;width:481.8pt;height:73.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" fillcolor="white [3201]" strokecolor="#51247a [3204]" strokeweight="1pt">
                      <v:textbox>
                        <w:txbxContent>
                          <w:p w14:paraId="077E5BE6" w14:textId="3C95FBDA" w:rsidR="008752D2" w:rsidRPr="007E6E3C" w:rsidRDefault="008752D2" w:rsidP="008752D2">
                            <w:pPr>
                              <w:rPr>
                                <w:color w:val="C00000"/>
                                <w:szCs w:val="20"/>
                              </w:rPr>
                            </w:pPr>
                          </w:p>
                        </w:txbxContent>
                      </v:textbox>
                    </v:rect>
                  </w:pict>
                </mc:Fallback>
              </mc:AlternateContent>
            </w:r>
          </w:p>
          <w:p w14:paraId="1F24D50C" w14:textId="77777777" w:rsidR="00491612" w:rsidRPr="00834BD7" w:rsidRDefault="00491612" w:rsidP="008752D2">
            <w:pPr>
              <w:rPr>
                <w:bCs/>
                <w:szCs w:val="20"/>
              </w:rPr>
            </w:pPr>
          </w:p>
          <w:p w14:paraId="630DFB48" w14:textId="77777777" w:rsidR="00491612" w:rsidRPr="00934507" w:rsidRDefault="00491612" w:rsidP="00491612">
            <w:pPr>
              <w:rPr>
                <w:rFonts w:cstheme="minorHAnsi"/>
                <w:color w:val="000000"/>
                <w:sz w:val="21"/>
                <w:szCs w:val="21"/>
                <w:shd w:val="clear" w:color="auto" w:fill="FFFFFF"/>
              </w:rPr>
            </w:pPr>
          </w:p>
          <w:p w14:paraId="2A6DF5C3" w14:textId="77777777" w:rsidR="00491612" w:rsidRPr="00934507" w:rsidRDefault="00491612" w:rsidP="00491612">
            <w:pPr>
              <w:rPr>
                <w:rFonts w:cstheme="minorHAnsi"/>
                <w:color w:val="000000"/>
                <w:sz w:val="21"/>
                <w:szCs w:val="21"/>
                <w:shd w:val="clear" w:color="auto" w:fill="FFFFFF"/>
              </w:rPr>
            </w:pPr>
          </w:p>
          <w:p w14:paraId="7AF5D17F" w14:textId="77777777" w:rsidR="00491612" w:rsidRDefault="00491612" w:rsidP="00491612">
            <w:pPr>
              <w:spacing w:line="360" w:lineRule="auto"/>
              <w:contextualSpacing/>
              <w:rPr>
                <w:rFonts w:cstheme="minorHAnsi"/>
                <w:sz w:val="21"/>
                <w:szCs w:val="21"/>
              </w:rPr>
            </w:pPr>
          </w:p>
          <w:p w14:paraId="19234B84" w14:textId="77777777" w:rsidR="00491612" w:rsidRDefault="00491612" w:rsidP="00491612">
            <w:pPr>
              <w:spacing w:line="360" w:lineRule="auto"/>
              <w:contextualSpacing/>
              <w:rPr>
                <w:rFonts w:cstheme="minorHAnsi"/>
                <w:sz w:val="21"/>
                <w:szCs w:val="21"/>
              </w:rPr>
            </w:pPr>
          </w:p>
          <w:p w14:paraId="0A6BA6AD" w14:textId="77777777" w:rsidR="00491612" w:rsidRDefault="00491612" w:rsidP="00491612">
            <w:pPr>
              <w:spacing w:line="360" w:lineRule="auto"/>
              <w:contextualSpacing/>
              <w:rPr>
                <w:rFonts w:cstheme="minorHAnsi"/>
                <w:sz w:val="21"/>
                <w:szCs w:val="21"/>
              </w:rPr>
            </w:pPr>
          </w:p>
          <w:p w14:paraId="72F20F57" w14:textId="3F895DBD" w:rsidR="006727E3" w:rsidRDefault="00BA3506" w:rsidP="00771D61">
            <w:r w:rsidRPr="00BA3506">
              <w:rPr>
                <w:b/>
                <w:bCs/>
              </w:rPr>
              <w:t>1.3.</w:t>
            </w:r>
            <w:r>
              <w:rPr>
                <w:b/>
                <w:bCs/>
              </w:rPr>
              <w:t>b</w:t>
            </w:r>
            <w:r w:rsidRPr="00BA3506">
              <w:rPr>
                <w:b/>
                <w:bCs/>
              </w:rPr>
              <w:t>.</w:t>
            </w:r>
            <w:r>
              <w:rPr>
                <w:b/>
                <w:bCs/>
              </w:rPr>
              <w:t xml:space="preserve"> </w:t>
            </w:r>
            <w:r w:rsidR="00771D61" w:rsidRPr="00771D61">
              <w:t>The system stores a recommended fish to go along with some drink items.</w:t>
            </w:r>
          </w:p>
          <w:p w14:paraId="4B43698E" w14:textId="77777777" w:rsidR="006727E3" w:rsidRDefault="006727E3" w:rsidP="006727E3">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51" behindDoc="0" locked="0" layoutInCell="1" allowOverlap="1" wp14:anchorId="74353B2F" wp14:editId="736D395F">
                      <wp:simplePos x="0" y="0"/>
                      <wp:positionH relativeFrom="column">
                        <wp:posOffset>-1075</wp:posOffset>
                      </wp:positionH>
                      <wp:positionV relativeFrom="paragraph">
                        <wp:posOffset>98180</wp:posOffset>
                      </wp:positionV>
                      <wp:extent cx="6118567" cy="930031"/>
                      <wp:effectExtent l="0" t="0" r="15875" b="10160"/>
                      <wp:wrapNone/>
                      <wp:docPr id="15" name="Rectangle 15"/>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2ACB50" w14:textId="77777777" w:rsidR="006727E3" w:rsidRPr="00040B72" w:rsidRDefault="006727E3" w:rsidP="006727E3">
                                  <w:pPr>
                                    <w:rPr>
                                      <w:szCs w:val="20"/>
                                    </w:rPr>
                                  </w:pPr>
                                </w:p>
                                <w:p w14:paraId="79C6AC3A" w14:textId="77777777" w:rsidR="006727E3" w:rsidRPr="00040B72" w:rsidRDefault="006727E3" w:rsidP="006727E3">
                                  <w:pPr>
                                    <w:rPr>
                                      <w:szCs w:val="20"/>
                                    </w:rPr>
                                  </w:pPr>
                                  <w:r w:rsidRPr="00040B72">
                                    <w:rPr>
                                      <w:szCs w:val="20"/>
                                    </w:rPr>
                                    <w:t xml:space="preserve"> </w:t>
                                  </w:r>
                                </w:p>
                                <w:p w14:paraId="55CA2A20" w14:textId="77777777" w:rsidR="006727E3" w:rsidRPr="00040B72" w:rsidRDefault="006727E3" w:rsidP="006727E3">
                                  <w:pPr>
                                    <w:rPr>
                                      <w:szCs w:val="20"/>
                                    </w:rPr>
                                  </w:pPr>
                                </w:p>
                                <w:p w14:paraId="47BEED9C" w14:textId="77777777" w:rsidR="006727E3" w:rsidRPr="00834BD7" w:rsidRDefault="006727E3" w:rsidP="006727E3">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53B2F" id="Rectangle 15" o:spid="_x0000_s1030" style="position:absolute;left:0;text-align:left;margin-left:-.1pt;margin-top:7.75pt;width:481.8pt;height:73.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" fillcolor="white [3201]" strokecolor="#51247a [3204]" strokeweight="1pt">
                      <v:textbox>
                        <w:txbxContent>
                          <w:p w14:paraId="792ACB50" w14:textId="77777777" w:rsidR="006727E3" w:rsidRPr="00040B72" w:rsidRDefault="006727E3" w:rsidP="006727E3">
                            <w:pPr>
                              <w:rPr>
                                <w:szCs w:val="20"/>
                              </w:rPr>
                            </w:pPr>
                          </w:p>
                          <w:p w14:paraId="79C6AC3A" w14:textId="77777777" w:rsidR="006727E3" w:rsidRPr="00040B72" w:rsidRDefault="006727E3" w:rsidP="006727E3">
                            <w:pPr>
                              <w:rPr>
                                <w:szCs w:val="20"/>
                              </w:rPr>
                            </w:pPr>
                            <w:r w:rsidRPr="00040B72">
                              <w:rPr>
                                <w:szCs w:val="20"/>
                              </w:rPr>
                              <w:t xml:space="preserve"> </w:t>
                            </w:r>
                          </w:p>
                          <w:p w14:paraId="55CA2A20" w14:textId="77777777" w:rsidR="006727E3" w:rsidRPr="00040B72" w:rsidRDefault="006727E3" w:rsidP="006727E3">
                            <w:pPr>
                              <w:rPr>
                                <w:szCs w:val="20"/>
                              </w:rPr>
                            </w:pPr>
                          </w:p>
                          <w:p w14:paraId="47BEED9C" w14:textId="77777777" w:rsidR="006727E3" w:rsidRPr="00834BD7" w:rsidRDefault="006727E3" w:rsidP="006727E3">
                            <w:pPr>
                              <w:rPr>
                                <w:szCs w:val="20"/>
                              </w:rPr>
                            </w:pPr>
                          </w:p>
                        </w:txbxContent>
                      </v:textbox>
                    </v:rect>
                  </w:pict>
                </mc:Fallback>
              </mc:AlternateContent>
            </w:r>
          </w:p>
          <w:p w14:paraId="377026C1" w14:textId="77777777" w:rsidR="00491612" w:rsidRDefault="00491612" w:rsidP="00491612">
            <w:pPr>
              <w:spacing w:line="360" w:lineRule="auto"/>
              <w:contextualSpacing/>
              <w:rPr>
                <w:rFonts w:cstheme="minorHAnsi"/>
                <w:sz w:val="21"/>
                <w:szCs w:val="21"/>
              </w:rPr>
            </w:pPr>
          </w:p>
          <w:p w14:paraId="589E15FC" w14:textId="77777777" w:rsidR="00491612" w:rsidRDefault="00491612" w:rsidP="00491612">
            <w:pPr>
              <w:spacing w:line="360" w:lineRule="auto"/>
              <w:contextualSpacing/>
              <w:rPr>
                <w:rFonts w:cstheme="minorHAnsi"/>
                <w:sz w:val="21"/>
                <w:szCs w:val="21"/>
              </w:rPr>
            </w:pPr>
          </w:p>
          <w:p w14:paraId="77630B7E" w14:textId="77777777" w:rsidR="00491612" w:rsidRPr="00491612" w:rsidRDefault="00491612" w:rsidP="00491612">
            <w:pPr>
              <w:spacing w:line="360" w:lineRule="auto"/>
              <w:contextualSpacing/>
              <w:rPr>
                <w:rFonts w:cstheme="minorHAnsi"/>
                <w:sz w:val="21"/>
                <w:szCs w:val="21"/>
              </w:rPr>
            </w:pPr>
          </w:p>
          <w:p w14:paraId="3BAA12EB" w14:textId="77777777" w:rsidR="00F448E2" w:rsidRPr="00934507" w:rsidRDefault="00F448E2" w:rsidP="00F448E2">
            <w:pPr>
              <w:pStyle w:val="ListParagraph"/>
              <w:numPr>
                <w:ilvl w:val="0"/>
                <w:numId w:val="46"/>
              </w:numPr>
              <w:spacing w:before="0" w:after="0" w:line="360" w:lineRule="auto"/>
              <w:ind w:left="357" w:hanging="357"/>
              <w:contextualSpacing/>
              <w:rPr>
                <w:rFonts w:cstheme="minorHAnsi"/>
                <w:sz w:val="21"/>
                <w:szCs w:val="21"/>
              </w:rPr>
            </w:pPr>
            <w:r w:rsidRPr="00934507">
              <w:rPr>
                <w:rFonts w:cstheme="minorHAnsi"/>
                <w:sz w:val="21"/>
                <w:szCs w:val="21"/>
              </w:rPr>
              <w:t xml:space="preserve">The system stores a recommended drink to go along with some fish items. </w:t>
            </w:r>
          </w:p>
          <w:p w14:paraId="53F56123" w14:textId="77777777" w:rsidR="00771D61" w:rsidRDefault="00771D61" w:rsidP="00771D61">
            <w:pPr>
              <w:spacing w:line="360" w:lineRule="auto"/>
              <w:contextualSpacing/>
              <w:rPr>
                <w:rFonts w:cstheme="minorHAnsi"/>
                <w:sz w:val="21"/>
                <w:szCs w:val="21"/>
              </w:rPr>
            </w:pPr>
          </w:p>
          <w:p w14:paraId="6CA8749F" w14:textId="77777777" w:rsidR="00BA0554" w:rsidRDefault="00BA0554" w:rsidP="00771D61">
            <w:pPr>
              <w:spacing w:line="360" w:lineRule="auto"/>
              <w:contextualSpacing/>
              <w:rPr>
                <w:rFonts w:cstheme="minorHAnsi"/>
                <w:sz w:val="21"/>
                <w:szCs w:val="21"/>
              </w:rPr>
            </w:pPr>
          </w:p>
          <w:p w14:paraId="28FF4E27" w14:textId="77777777" w:rsidR="00BA0554" w:rsidRDefault="00BA0554" w:rsidP="00771D61">
            <w:pPr>
              <w:spacing w:line="360" w:lineRule="auto"/>
              <w:contextualSpacing/>
              <w:rPr>
                <w:rFonts w:cstheme="minorHAnsi"/>
                <w:sz w:val="21"/>
                <w:szCs w:val="21"/>
              </w:rPr>
            </w:pPr>
          </w:p>
          <w:p w14:paraId="11EA18F8" w14:textId="77777777" w:rsidR="00BA0554" w:rsidRDefault="00BA0554" w:rsidP="00771D61">
            <w:pPr>
              <w:spacing w:line="360" w:lineRule="auto"/>
              <w:contextualSpacing/>
              <w:rPr>
                <w:rFonts w:cstheme="minorHAnsi"/>
                <w:sz w:val="21"/>
                <w:szCs w:val="21"/>
              </w:rPr>
            </w:pPr>
          </w:p>
          <w:p w14:paraId="2F84745C" w14:textId="77777777" w:rsidR="00BA0554" w:rsidRDefault="00BA0554" w:rsidP="00771D61">
            <w:pPr>
              <w:spacing w:line="360" w:lineRule="auto"/>
              <w:contextualSpacing/>
              <w:rPr>
                <w:rFonts w:cstheme="minorHAnsi"/>
                <w:sz w:val="21"/>
                <w:szCs w:val="21"/>
              </w:rPr>
            </w:pPr>
          </w:p>
          <w:p w14:paraId="3C0D2EDD" w14:textId="6770CE5C" w:rsidR="00771D61" w:rsidRDefault="00BA3506" w:rsidP="00A94926">
            <w:r w:rsidRPr="00BA3506">
              <w:rPr>
                <w:b/>
                <w:bCs/>
              </w:rPr>
              <w:t>1.3.</w:t>
            </w:r>
            <w:r>
              <w:rPr>
                <w:b/>
                <w:bCs/>
              </w:rPr>
              <w:t>c</w:t>
            </w:r>
            <w:r w:rsidRPr="00BA3506">
              <w:rPr>
                <w:b/>
                <w:bCs/>
              </w:rPr>
              <w:t>.</w:t>
            </w:r>
            <w:r>
              <w:rPr>
                <w:b/>
                <w:bCs/>
              </w:rPr>
              <w:t xml:space="preserve"> </w:t>
            </w:r>
            <w:r w:rsidR="00A94926" w:rsidRPr="00A94926">
              <w:t>Alcoholic drink can only be mixed with a non-alcoholic drink.</w:t>
            </w:r>
          </w:p>
          <w:p w14:paraId="60CBA7AE" w14:textId="77777777" w:rsidR="00771D61" w:rsidRDefault="00771D61" w:rsidP="00771D61">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52" behindDoc="0" locked="0" layoutInCell="1" allowOverlap="1" wp14:anchorId="7FEC9E6A" wp14:editId="397EE004">
                      <wp:simplePos x="0" y="0"/>
                      <wp:positionH relativeFrom="column">
                        <wp:posOffset>-1075</wp:posOffset>
                      </wp:positionH>
                      <wp:positionV relativeFrom="paragraph">
                        <wp:posOffset>98180</wp:posOffset>
                      </wp:positionV>
                      <wp:extent cx="6118567" cy="930031"/>
                      <wp:effectExtent l="0" t="0" r="15875" b="10160"/>
                      <wp:wrapNone/>
                      <wp:docPr id="17" name="Rectangle 17"/>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C23237" w14:textId="4D2C7CA8" w:rsidR="00771D61" w:rsidRPr="007E6E3C" w:rsidRDefault="00771D61" w:rsidP="00771D61">
                                  <w:pPr>
                                    <w:rPr>
                                      <w:color w:val="C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C9E6A" id="Rectangle 17" o:spid="_x0000_s1031" style="position:absolute;left:0;text-align:left;margin-left:-.1pt;margin-top:7.75pt;width:481.8pt;height:7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" fillcolor="white [3201]" strokecolor="#51247a [3204]" strokeweight="1pt">
                      <v:textbox>
                        <w:txbxContent>
                          <w:p w14:paraId="33C23237" w14:textId="4D2C7CA8" w:rsidR="00771D61" w:rsidRPr="007E6E3C" w:rsidRDefault="00771D61" w:rsidP="00771D61">
                            <w:pPr>
                              <w:rPr>
                                <w:color w:val="C00000"/>
                                <w:szCs w:val="20"/>
                              </w:rPr>
                            </w:pPr>
                          </w:p>
                        </w:txbxContent>
                      </v:textbox>
                    </v:rect>
                  </w:pict>
                </mc:Fallback>
              </mc:AlternateContent>
            </w:r>
          </w:p>
          <w:p w14:paraId="111B2533" w14:textId="77777777" w:rsidR="00771D61" w:rsidRDefault="00771D61" w:rsidP="00771D61">
            <w:pPr>
              <w:spacing w:line="360" w:lineRule="auto"/>
              <w:contextualSpacing/>
              <w:rPr>
                <w:rFonts w:cstheme="minorHAnsi"/>
                <w:sz w:val="21"/>
                <w:szCs w:val="21"/>
              </w:rPr>
            </w:pPr>
          </w:p>
          <w:p w14:paraId="110DD578" w14:textId="77777777" w:rsidR="00771D61" w:rsidRDefault="00771D61" w:rsidP="00771D61">
            <w:pPr>
              <w:spacing w:line="360" w:lineRule="auto"/>
              <w:contextualSpacing/>
              <w:rPr>
                <w:rFonts w:cstheme="minorHAnsi"/>
                <w:sz w:val="21"/>
                <w:szCs w:val="21"/>
              </w:rPr>
            </w:pPr>
          </w:p>
          <w:p w14:paraId="09A544B2" w14:textId="77777777" w:rsidR="00771D61" w:rsidRDefault="00771D61" w:rsidP="00771D61">
            <w:pPr>
              <w:spacing w:line="360" w:lineRule="auto"/>
              <w:contextualSpacing/>
              <w:rPr>
                <w:rFonts w:cstheme="minorHAnsi"/>
                <w:sz w:val="21"/>
                <w:szCs w:val="21"/>
              </w:rPr>
            </w:pPr>
          </w:p>
          <w:p w14:paraId="23263449" w14:textId="77777777" w:rsidR="00771D61" w:rsidRPr="00771D61" w:rsidRDefault="00771D61" w:rsidP="00771D61">
            <w:pPr>
              <w:spacing w:line="360" w:lineRule="auto"/>
              <w:contextualSpacing/>
              <w:rPr>
                <w:rFonts w:cstheme="minorHAnsi"/>
                <w:sz w:val="21"/>
                <w:szCs w:val="21"/>
              </w:rPr>
            </w:pPr>
          </w:p>
          <w:p w14:paraId="2B5F56D8" w14:textId="77777777" w:rsidR="00771D61" w:rsidRDefault="00771D61" w:rsidP="00A94926">
            <w:pPr>
              <w:spacing w:line="360" w:lineRule="auto"/>
              <w:contextualSpacing/>
              <w:rPr>
                <w:rFonts w:cstheme="minorHAnsi"/>
                <w:sz w:val="21"/>
                <w:szCs w:val="21"/>
              </w:rPr>
            </w:pPr>
          </w:p>
          <w:p w14:paraId="66EABAFE" w14:textId="77777777" w:rsidR="00A94926" w:rsidRDefault="00A94926" w:rsidP="00A94926">
            <w:pPr>
              <w:spacing w:line="360" w:lineRule="auto"/>
              <w:contextualSpacing/>
              <w:rPr>
                <w:rFonts w:cstheme="minorHAnsi"/>
                <w:sz w:val="21"/>
                <w:szCs w:val="21"/>
              </w:rPr>
            </w:pPr>
          </w:p>
          <w:p w14:paraId="2A5F1D4B" w14:textId="746F6849" w:rsidR="00A94926" w:rsidRDefault="00BA3506" w:rsidP="007A0381">
            <w:r w:rsidRPr="00BA3506">
              <w:rPr>
                <w:b/>
                <w:bCs/>
              </w:rPr>
              <w:t>1.3.</w:t>
            </w:r>
            <w:r>
              <w:rPr>
                <w:b/>
                <w:bCs/>
              </w:rPr>
              <w:t>d</w:t>
            </w:r>
            <w:r w:rsidRPr="00BA3506">
              <w:rPr>
                <w:b/>
                <w:bCs/>
              </w:rPr>
              <w:t>.</w:t>
            </w:r>
            <w:r>
              <w:rPr>
                <w:b/>
                <w:bCs/>
              </w:rPr>
              <w:t xml:space="preserve"> </w:t>
            </w:r>
            <w:r w:rsidR="007A0381" w:rsidRPr="007A0381">
              <w:t>The combo deal includes a fish, a drink and chips.</w:t>
            </w:r>
          </w:p>
          <w:p w14:paraId="1DF38B8F" w14:textId="77777777" w:rsidR="00A94926" w:rsidRDefault="00A94926" w:rsidP="00A94926">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53" behindDoc="0" locked="0" layoutInCell="1" allowOverlap="1" wp14:anchorId="233DA11A" wp14:editId="71051159">
                      <wp:simplePos x="0" y="0"/>
                      <wp:positionH relativeFrom="column">
                        <wp:posOffset>-1075</wp:posOffset>
                      </wp:positionH>
                      <wp:positionV relativeFrom="paragraph">
                        <wp:posOffset>98180</wp:posOffset>
                      </wp:positionV>
                      <wp:extent cx="6118567" cy="930031"/>
                      <wp:effectExtent l="0" t="0" r="15875" b="10160"/>
                      <wp:wrapNone/>
                      <wp:docPr id="19" name="Rectangle 19"/>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438249D" w14:textId="3EB720E2" w:rsidR="00A94926" w:rsidRPr="007E6E3C" w:rsidRDefault="00A94926" w:rsidP="00A94926">
                                  <w:pPr>
                                    <w:rPr>
                                      <w:color w:val="C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DA11A" id="Rectangle 19" o:spid="_x0000_s1032" style="position:absolute;left:0;text-align:left;margin-left:-.1pt;margin-top:7.75pt;width:481.8pt;height:73.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" fillcolor="white [3201]" strokecolor="#51247a [3204]" strokeweight="1pt">
                      <v:textbox>
                        <w:txbxContent>
                          <w:p w14:paraId="3438249D" w14:textId="3EB720E2" w:rsidR="00A94926" w:rsidRPr="007E6E3C" w:rsidRDefault="00A94926" w:rsidP="00A94926">
                            <w:pPr>
                              <w:rPr>
                                <w:color w:val="C00000"/>
                                <w:szCs w:val="20"/>
                              </w:rPr>
                            </w:pPr>
                          </w:p>
                        </w:txbxContent>
                      </v:textbox>
                    </v:rect>
                  </w:pict>
                </mc:Fallback>
              </mc:AlternateContent>
            </w:r>
          </w:p>
          <w:p w14:paraId="6BDE8B36" w14:textId="77777777" w:rsidR="00A94926" w:rsidRDefault="00A94926" w:rsidP="00A94926">
            <w:pPr>
              <w:spacing w:line="360" w:lineRule="auto"/>
              <w:contextualSpacing/>
              <w:rPr>
                <w:rFonts w:cstheme="minorHAnsi"/>
                <w:sz w:val="21"/>
                <w:szCs w:val="21"/>
              </w:rPr>
            </w:pPr>
          </w:p>
          <w:p w14:paraId="11A524EF" w14:textId="77777777" w:rsidR="00A94926" w:rsidRDefault="00A94926" w:rsidP="00A94926">
            <w:pPr>
              <w:spacing w:line="360" w:lineRule="auto"/>
              <w:contextualSpacing/>
              <w:rPr>
                <w:rFonts w:cstheme="minorHAnsi"/>
                <w:sz w:val="21"/>
                <w:szCs w:val="21"/>
              </w:rPr>
            </w:pPr>
          </w:p>
          <w:p w14:paraId="508ADF48" w14:textId="77777777" w:rsidR="00A94926" w:rsidRPr="00A94926" w:rsidRDefault="00A94926" w:rsidP="00A94926">
            <w:pPr>
              <w:spacing w:line="360" w:lineRule="auto"/>
              <w:contextualSpacing/>
              <w:rPr>
                <w:rFonts w:cstheme="minorHAnsi"/>
                <w:sz w:val="21"/>
                <w:szCs w:val="21"/>
              </w:rPr>
            </w:pPr>
          </w:p>
          <w:p w14:paraId="4945DC5B" w14:textId="77777777" w:rsidR="00771D61" w:rsidRDefault="00771D61" w:rsidP="00F448E2">
            <w:pPr>
              <w:pStyle w:val="ListParagraph"/>
              <w:numPr>
                <w:ilvl w:val="0"/>
                <w:numId w:val="46"/>
              </w:numPr>
              <w:spacing w:before="0" w:after="0" w:line="360" w:lineRule="auto"/>
              <w:ind w:left="357" w:hanging="357"/>
              <w:contextualSpacing/>
              <w:rPr>
                <w:rFonts w:cstheme="minorHAnsi"/>
                <w:sz w:val="21"/>
                <w:szCs w:val="21"/>
              </w:rPr>
            </w:pPr>
          </w:p>
          <w:p w14:paraId="357D8CF6" w14:textId="77777777" w:rsidR="007A0381" w:rsidRDefault="007A0381" w:rsidP="007A0381">
            <w:pPr>
              <w:spacing w:line="360" w:lineRule="auto"/>
              <w:contextualSpacing/>
              <w:rPr>
                <w:rFonts w:cstheme="minorHAnsi"/>
                <w:sz w:val="21"/>
                <w:szCs w:val="21"/>
              </w:rPr>
            </w:pPr>
          </w:p>
          <w:p w14:paraId="79567F92" w14:textId="77777777" w:rsidR="007A0381" w:rsidRDefault="007A0381" w:rsidP="007A0381">
            <w:pPr>
              <w:spacing w:line="360" w:lineRule="auto"/>
              <w:contextualSpacing/>
              <w:rPr>
                <w:rFonts w:cstheme="minorHAnsi"/>
                <w:sz w:val="21"/>
                <w:szCs w:val="21"/>
              </w:rPr>
            </w:pPr>
          </w:p>
          <w:p w14:paraId="34B9C7F9" w14:textId="2429F741" w:rsidR="007A0381" w:rsidRDefault="00BA3506" w:rsidP="00BB371D">
            <w:r w:rsidRPr="00BA3506">
              <w:rPr>
                <w:b/>
                <w:bCs/>
              </w:rPr>
              <w:t>1.3.</w:t>
            </w:r>
            <w:r>
              <w:rPr>
                <w:b/>
                <w:bCs/>
              </w:rPr>
              <w:t>e</w:t>
            </w:r>
            <w:r w:rsidRPr="00BA3506">
              <w:rPr>
                <w:b/>
                <w:bCs/>
              </w:rPr>
              <w:t>.</w:t>
            </w:r>
            <w:r>
              <w:rPr>
                <w:b/>
                <w:bCs/>
              </w:rPr>
              <w:t xml:space="preserve"> </w:t>
            </w:r>
            <w:r w:rsidR="00BB371D" w:rsidRPr="00BB371D">
              <w:t>Discounts can be given on combos that only have a drink and a fish.</w:t>
            </w:r>
          </w:p>
          <w:p w14:paraId="563966FC" w14:textId="77777777" w:rsidR="007A0381" w:rsidRDefault="007A0381" w:rsidP="007A0381">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54" behindDoc="0" locked="0" layoutInCell="1" allowOverlap="1" wp14:anchorId="7330AEFB" wp14:editId="2DB5C06E">
                      <wp:simplePos x="0" y="0"/>
                      <wp:positionH relativeFrom="column">
                        <wp:posOffset>-1075</wp:posOffset>
                      </wp:positionH>
                      <wp:positionV relativeFrom="paragraph">
                        <wp:posOffset>98180</wp:posOffset>
                      </wp:positionV>
                      <wp:extent cx="6118567" cy="930031"/>
                      <wp:effectExtent l="0" t="0" r="15875" b="10160"/>
                      <wp:wrapNone/>
                      <wp:docPr id="20" name="Rectangle 20"/>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5E1631" w14:textId="12754E81" w:rsidR="007A0381" w:rsidRPr="007E6E3C" w:rsidRDefault="007A0381" w:rsidP="007A0381">
                                  <w:pPr>
                                    <w:rPr>
                                      <w:color w:val="C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0AEFB" id="Rectangle 20" o:spid="_x0000_s1033" style="position:absolute;left:0;text-align:left;margin-left:-.1pt;margin-top:7.75pt;width:481.8pt;height:73.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" fillcolor="white [3201]" strokecolor="#51247a [3204]" strokeweight="1pt">
                      <v:textbox>
                        <w:txbxContent>
                          <w:p w14:paraId="2E5E1631" w14:textId="12754E81" w:rsidR="007A0381" w:rsidRPr="007E6E3C" w:rsidRDefault="007A0381" w:rsidP="007A0381">
                            <w:pPr>
                              <w:rPr>
                                <w:color w:val="C00000"/>
                                <w:szCs w:val="20"/>
                              </w:rPr>
                            </w:pPr>
                          </w:p>
                        </w:txbxContent>
                      </v:textbox>
                    </v:rect>
                  </w:pict>
                </mc:Fallback>
              </mc:AlternateContent>
            </w:r>
          </w:p>
          <w:p w14:paraId="0DA9C92D" w14:textId="77777777" w:rsidR="007A0381" w:rsidRDefault="007A0381" w:rsidP="007A0381">
            <w:pPr>
              <w:spacing w:line="360" w:lineRule="auto"/>
              <w:contextualSpacing/>
              <w:rPr>
                <w:rFonts w:cstheme="minorHAnsi"/>
                <w:sz w:val="21"/>
                <w:szCs w:val="21"/>
              </w:rPr>
            </w:pPr>
          </w:p>
          <w:p w14:paraId="6100B3F1" w14:textId="77777777" w:rsidR="007A0381" w:rsidRPr="007A0381" w:rsidRDefault="007A0381" w:rsidP="007A0381">
            <w:pPr>
              <w:spacing w:line="360" w:lineRule="auto"/>
              <w:contextualSpacing/>
              <w:rPr>
                <w:rFonts w:cstheme="minorHAnsi"/>
                <w:sz w:val="21"/>
                <w:szCs w:val="21"/>
              </w:rPr>
            </w:pPr>
          </w:p>
          <w:p w14:paraId="732E206F" w14:textId="07146BF0" w:rsidR="00F448E2" w:rsidRPr="00934507" w:rsidRDefault="00F448E2" w:rsidP="00F448E2">
            <w:pPr>
              <w:pStyle w:val="ListParagraph"/>
              <w:numPr>
                <w:ilvl w:val="0"/>
                <w:numId w:val="46"/>
              </w:numPr>
              <w:spacing w:before="0" w:after="0" w:line="360" w:lineRule="auto"/>
              <w:ind w:left="357" w:hanging="357"/>
              <w:contextualSpacing/>
              <w:rPr>
                <w:rFonts w:cstheme="minorHAnsi"/>
                <w:sz w:val="21"/>
                <w:szCs w:val="21"/>
              </w:rPr>
            </w:pPr>
            <w:r w:rsidRPr="00934507">
              <w:rPr>
                <w:rFonts w:cstheme="minorHAnsi"/>
                <w:sz w:val="21"/>
                <w:szCs w:val="21"/>
              </w:rPr>
              <w:t xml:space="preserve">Alcoholic drink can only be mixed with a non-alcoholic drink. </w:t>
            </w:r>
          </w:p>
          <w:p w14:paraId="4B9F3929" w14:textId="77777777" w:rsidR="00F448E2" w:rsidRPr="00934507" w:rsidRDefault="00F448E2" w:rsidP="00F448E2">
            <w:pPr>
              <w:pStyle w:val="ListParagraph"/>
              <w:numPr>
                <w:ilvl w:val="0"/>
                <w:numId w:val="46"/>
              </w:numPr>
              <w:spacing w:before="0" w:after="0" w:line="360" w:lineRule="auto"/>
              <w:ind w:left="357" w:hanging="357"/>
              <w:contextualSpacing/>
              <w:rPr>
                <w:rFonts w:cstheme="minorHAnsi"/>
                <w:sz w:val="21"/>
                <w:szCs w:val="21"/>
              </w:rPr>
            </w:pPr>
            <w:r w:rsidRPr="00934507">
              <w:rPr>
                <w:rFonts w:cstheme="minorHAnsi"/>
                <w:sz w:val="21"/>
                <w:szCs w:val="21"/>
              </w:rPr>
              <w:t>The combo deal includes a fish, a drink and chips.</w:t>
            </w:r>
          </w:p>
          <w:p w14:paraId="5A0186AA" w14:textId="77777777" w:rsidR="00BB371D" w:rsidRDefault="00BB371D" w:rsidP="00BB371D">
            <w:pPr>
              <w:spacing w:line="360" w:lineRule="auto"/>
              <w:contextualSpacing/>
              <w:rPr>
                <w:rFonts w:cstheme="minorHAnsi"/>
                <w:sz w:val="21"/>
                <w:szCs w:val="21"/>
              </w:rPr>
            </w:pPr>
          </w:p>
          <w:p w14:paraId="4E322B1C" w14:textId="77777777" w:rsidR="00BB371D" w:rsidRDefault="00BB371D" w:rsidP="00BB371D">
            <w:pPr>
              <w:spacing w:line="360" w:lineRule="auto"/>
              <w:contextualSpacing/>
              <w:rPr>
                <w:rFonts w:cstheme="minorHAnsi"/>
                <w:sz w:val="21"/>
                <w:szCs w:val="21"/>
              </w:rPr>
            </w:pPr>
          </w:p>
          <w:p w14:paraId="0FF2A3C5" w14:textId="472A13F5" w:rsidR="00ED1981" w:rsidRDefault="00BA3506" w:rsidP="00ED1981">
            <w:r w:rsidRPr="00BA3506">
              <w:rPr>
                <w:b/>
                <w:bCs/>
              </w:rPr>
              <w:t>1.3.</w:t>
            </w:r>
            <w:r w:rsidR="00FD43F9">
              <w:rPr>
                <w:b/>
                <w:bCs/>
              </w:rPr>
              <w:t>f</w:t>
            </w:r>
            <w:r w:rsidRPr="00BA3506">
              <w:rPr>
                <w:b/>
                <w:bCs/>
              </w:rPr>
              <w:t>.</w:t>
            </w:r>
            <w:r>
              <w:rPr>
                <w:b/>
                <w:bCs/>
              </w:rPr>
              <w:t xml:space="preserve"> </w:t>
            </w:r>
            <w:r w:rsidR="00ED1981" w:rsidRPr="00ED1981">
              <w:t>Discounts are captured as a negative number representing amount to be saved</w:t>
            </w:r>
          </w:p>
          <w:p w14:paraId="6A817B47" w14:textId="77777777" w:rsidR="00ED1981" w:rsidRDefault="00ED1981" w:rsidP="00ED1981">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55" behindDoc="0" locked="0" layoutInCell="1" allowOverlap="1" wp14:anchorId="04635446" wp14:editId="71A4B01B">
                      <wp:simplePos x="0" y="0"/>
                      <wp:positionH relativeFrom="column">
                        <wp:posOffset>-1075</wp:posOffset>
                      </wp:positionH>
                      <wp:positionV relativeFrom="paragraph">
                        <wp:posOffset>98180</wp:posOffset>
                      </wp:positionV>
                      <wp:extent cx="6118567" cy="930031"/>
                      <wp:effectExtent l="0" t="0" r="15875" b="10160"/>
                      <wp:wrapNone/>
                      <wp:docPr id="22" name="Rectangle 22"/>
                      <wp:cNvGraphicFramePr/>
                      <a:graphic xmlns:a="http://schemas.openxmlformats.org/drawingml/2006/main">
                        <a:graphicData uri="http://schemas.microsoft.com/office/word/2010/wordprocessingShape">
                          <wps:wsp>
                            <wps:cNvSpPr/>
                            <wps:spPr>
                              <a:xfrm>
                                <a:off x="0" y="0"/>
                                <a:ext cx="6118567" cy="9300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1CE39F4" w14:textId="77777777" w:rsidR="00ED1981" w:rsidRPr="00040B72" w:rsidRDefault="00ED1981" w:rsidP="00ED1981">
                                  <w:pPr>
                                    <w:rPr>
                                      <w:szCs w:val="20"/>
                                    </w:rPr>
                                  </w:pPr>
                                </w:p>
                                <w:p w14:paraId="6F921AAF" w14:textId="77777777" w:rsidR="00ED1981" w:rsidRPr="00040B72" w:rsidRDefault="00ED1981" w:rsidP="00ED1981">
                                  <w:pPr>
                                    <w:rPr>
                                      <w:szCs w:val="20"/>
                                    </w:rPr>
                                  </w:pPr>
                                  <w:r w:rsidRPr="00040B72">
                                    <w:rPr>
                                      <w:szCs w:val="20"/>
                                    </w:rPr>
                                    <w:t xml:space="preserve"> </w:t>
                                  </w:r>
                                </w:p>
                                <w:p w14:paraId="53168BA2" w14:textId="77777777" w:rsidR="00ED1981" w:rsidRPr="00040B72" w:rsidRDefault="00ED1981" w:rsidP="00ED1981">
                                  <w:pPr>
                                    <w:rPr>
                                      <w:szCs w:val="20"/>
                                    </w:rPr>
                                  </w:pPr>
                                </w:p>
                                <w:p w14:paraId="22F79A99" w14:textId="77777777" w:rsidR="00ED1981" w:rsidRPr="00834BD7" w:rsidRDefault="00ED1981" w:rsidP="00ED1981">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35446" id="Rectangle 22" o:spid="_x0000_s1034" style="position:absolute;left:0;text-align:left;margin-left:-.1pt;margin-top:7.75pt;width:481.8pt;height:73.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" fillcolor="white [3201]" strokecolor="#51247a [3204]" strokeweight="1pt">
                      <v:textbox>
                        <w:txbxContent>
                          <w:p w14:paraId="51CE39F4" w14:textId="77777777" w:rsidR="00ED1981" w:rsidRPr="00040B72" w:rsidRDefault="00ED1981" w:rsidP="00ED1981">
                            <w:pPr>
                              <w:rPr>
                                <w:szCs w:val="20"/>
                              </w:rPr>
                            </w:pPr>
                          </w:p>
                          <w:p w14:paraId="6F921AAF" w14:textId="77777777" w:rsidR="00ED1981" w:rsidRPr="00040B72" w:rsidRDefault="00ED1981" w:rsidP="00ED1981">
                            <w:pPr>
                              <w:rPr>
                                <w:szCs w:val="20"/>
                              </w:rPr>
                            </w:pPr>
                            <w:r w:rsidRPr="00040B72">
                              <w:rPr>
                                <w:szCs w:val="20"/>
                              </w:rPr>
                              <w:t xml:space="preserve"> </w:t>
                            </w:r>
                          </w:p>
                          <w:p w14:paraId="53168BA2" w14:textId="77777777" w:rsidR="00ED1981" w:rsidRPr="00040B72" w:rsidRDefault="00ED1981" w:rsidP="00ED1981">
                            <w:pPr>
                              <w:rPr>
                                <w:szCs w:val="20"/>
                              </w:rPr>
                            </w:pPr>
                          </w:p>
                          <w:p w14:paraId="22F79A99" w14:textId="77777777" w:rsidR="00ED1981" w:rsidRPr="00834BD7" w:rsidRDefault="00ED1981" w:rsidP="00ED1981">
                            <w:pPr>
                              <w:rPr>
                                <w:szCs w:val="20"/>
                              </w:rPr>
                            </w:pPr>
                          </w:p>
                        </w:txbxContent>
                      </v:textbox>
                    </v:rect>
                  </w:pict>
                </mc:Fallback>
              </mc:AlternateContent>
            </w:r>
          </w:p>
          <w:p w14:paraId="1E25D690" w14:textId="77777777" w:rsidR="00ED1981" w:rsidRDefault="00ED1981" w:rsidP="00BB371D">
            <w:pPr>
              <w:spacing w:line="360" w:lineRule="auto"/>
              <w:contextualSpacing/>
              <w:rPr>
                <w:rFonts w:cstheme="minorHAnsi"/>
                <w:sz w:val="21"/>
                <w:szCs w:val="21"/>
              </w:rPr>
            </w:pPr>
          </w:p>
          <w:p w14:paraId="53C49212" w14:textId="77777777" w:rsidR="00ED1981" w:rsidRDefault="00ED1981" w:rsidP="00BB371D">
            <w:pPr>
              <w:spacing w:line="360" w:lineRule="auto"/>
              <w:contextualSpacing/>
              <w:rPr>
                <w:rFonts w:cstheme="minorHAnsi"/>
                <w:sz w:val="21"/>
                <w:szCs w:val="21"/>
              </w:rPr>
            </w:pPr>
          </w:p>
          <w:p w14:paraId="10176B05" w14:textId="77777777" w:rsidR="00ED1981" w:rsidRDefault="00ED1981" w:rsidP="00BB371D">
            <w:pPr>
              <w:spacing w:line="360" w:lineRule="auto"/>
              <w:contextualSpacing/>
              <w:rPr>
                <w:rFonts w:cstheme="minorHAnsi"/>
                <w:sz w:val="21"/>
                <w:szCs w:val="21"/>
              </w:rPr>
            </w:pPr>
          </w:p>
          <w:p w14:paraId="2F97171C" w14:textId="77777777" w:rsidR="00ED1981" w:rsidRDefault="00ED1981" w:rsidP="00BB371D">
            <w:pPr>
              <w:spacing w:line="360" w:lineRule="auto"/>
              <w:contextualSpacing/>
              <w:rPr>
                <w:rFonts w:cstheme="minorHAnsi"/>
                <w:sz w:val="21"/>
                <w:szCs w:val="21"/>
              </w:rPr>
            </w:pPr>
          </w:p>
          <w:p w14:paraId="07ABD1E8" w14:textId="77777777" w:rsidR="00ED1981" w:rsidRDefault="00ED1981" w:rsidP="00BB371D">
            <w:pPr>
              <w:spacing w:line="360" w:lineRule="auto"/>
              <w:contextualSpacing/>
              <w:rPr>
                <w:rFonts w:cstheme="minorHAnsi"/>
                <w:sz w:val="21"/>
                <w:szCs w:val="21"/>
              </w:rPr>
            </w:pPr>
          </w:p>
          <w:p w14:paraId="25D1AAAD" w14:textId="685AD1D4" w:rsidR="00F448E2" w:rsidRPr="00044453" w:rsidRDefault="00F448E2" w:rsidP="00044453">
            <w:pPr>
              <w:spacing w:line="360" w:lineRule="auto"/>
              <w:contextualSpacing/>
              <w:rPr>
                <w:rFonts w:cstheme="minorHAnsi"/>
                <w:sz w:val="21"/>
                <w:szCs w:val="21"/>
              </w:rPr>
            </w:pPr>
          </w:p>
        </w:tc>
        <w:tc>
          <w:tcPr>
            <w:tcW w:w="505" w:type="dxa"/>
          </w:tcPr>
          <w:p w14:paraId="778D6731" w14:textId="77777777" w:rsidR="00F448E2" w:rsidRPr="00934507" w:rsidRDefault="00F448E2">
            <w:pPr>
              <w:pStyle w:val="ListParagraph"/>
              <w:spacing w:before="0" w:after="0" w:line="276" w:lineRule="auto"/>
              <w:ind w:left="360"/>
              <w:contextualSpacing/>
              <w:rPr>
                <w:rFonts w:cstheme="minorHAnsi"/>
                <w:sz w:val="21"/>
                <w:szCs w:val="21"/>
              </w:rPr>
            </w:pPr>
          </w:p>
        </w:tc>
      </w:tr>
    </w:tbl>
    <w:p w14:paraId="79D782D0" w14:textId="28380571" w:rsidR="0069355B" w:rsidRDefault="0069355B" w:rsidP="00655A71">
      <w:pPr>
        <w:pStyle w:val="BodyText"/>
      </w:pPr>
    </w:p>
    <w:p w14:paraId="4CB5774A" w14:textId="77777777" w:rsidR="0069355B" w:rsidRDefault="0069355B" w:rsidP="00655A71">
      <w:pPr>
        <w:pStyle w:val="BodyText"/>
      </w:pPr>
    </w:p>
    <w:p w14:paraId="7F512D09" w14:textId="77777777" w:rsidR="0069355B" w:rsidRDefault="0069355B" w:rsidP="00655A71">
      <w:pPr>
        <w:pStyle w:val="BodyText"/>
      </w:pPr>
    </w:p>
    <w:p w14:paraId="08B17B6F" w14:textId="77777777" w:rsidR="0069355B" w:rsidRDefault="0069355B" w:rsidP="00655A71">
      <w:pPr>
        <w:pStyle w:val="BodyText"/>
      </w:pPr>
    </w:p>
    <w:p w14:paraId="70889368" w14:textId="77777777" w:rsidR="0069355B" w:rsidRDefault="0069355B" w:rsidP="00655A71">
      <w:pPr>
        <w:pStyle w:val="BodyText"/>
      </w:pPr>
    </w:p>
    <w:p w14:paraId="46429F4D" w14:textId="77777777" w:rsidR="00934507" w:rsidRDefault="00934507" w:rsidP="00655A71">
      <w:pPr>
        <w:pStyle w:val="BodyText"/>
      </w:pPr>
    </w:p>
    <w:p w14:paraId="72300A5A" w14:textId="77777777" w:rsidR="006206E0" w:rsidRDefault="006206E0" w:rsidP="00655A71">
      <w:pPr>
        <w:pStyle w:val="BodyText"/>
      </w:pPr>
    </w:p>
    <w:p w14:paraId="76A0D743" w14:textId="77777777" w:rsidR="006206E0" w:rsidRDefault="006206E0" w:rsidP="00655A71">
      <w:pPr>
        <w:pStyle w:val="BodyText"/>
      </w:pPr>
    </w:p>
    <w:p w14:paraId="29733DA8" w14:textId="77777777" w:rsidR="006206E0" w:rsidRDefault="006206E0" w:rsidP="00655A71">
      <w:pPr>
        <w:pStyle w:val="BodyText"/>
      </w:pPr>
    </w:p>
    <w:p w14:paraId="7BFCAB02" w14:textId="77777777" w:rsidR="006206E0" w:rsidRPr="00655A71" w:rsidRDefault="006206E0" w:rsidP="00655A71">
      <w:pPr>
        <w:pStyle w:val="BodyText"/>
      </w:pPr>
    </w:p>
    <w:p w14:paraId="49B7687D" w14:textId="12423DA9" w:rsidR="00B14AC6" w:rsidRDefault="00B14AC6" w:rsidP="00632E52">
      <w:pPr>
        <w:pStyle w:val="Heading2"/>
      </w:pPr>
      <w:r>
        <w:t xml:space="preserve">Section </w:t>
      </w:r>
      <w:r w:rsidR="00797B07">
        <w:t>2</w:t>
      </w:r>
      <w:r>
        <w:t xml:space="preserve"> – </w:t>
      </w:r>
      <w:r w:rsidR="00797B07">
        <w:t>The relational data model</w:t>
      </w:r>
      <w:r w:rsidR="0020252D">
        <w:t xml:space="preserve">                                          </w:t>
      </w:r>
      <w:r w:rsidR="0020252D" w:rsidRPr="0020252D">
        <w:t>(</w:t>
      </w:r>
      <w:r w:rsidR="00B26F30">
        <w:t>13</w:t>
      </w:r>
      <w:r w:rsidR="0020252D" w:rsidRPr="0020252D">
        <w:t xml:space="preserve"> Marks)</w:t>
      </w:r>
    </w:p>
    <w:p w14:paraId="6BBE8F5B" w14:textId="1E832F27" w:rsidR="008271C8" w:rsidRPr="00202D37" w:rsidRDefault="00A05A8E" w:rsidP="00202D37">
      <w:pPr>
        <w:jc w:val="both"/>
        <w:rPr>
          <w:sz w:val="21"/>
          <w:szCs w:val="21"/>
        </w:rPr>
      </w:pPr>
      <w:r w:rsidRPr="00202D37">
        <w:rPr>
          <w:b/>
          <w:bCs/>
          <w:sz w:val="21"/>
          <w:szCs w:val="21"/>
        </w:rPr>
        <w:t>2.1</w:t>
      </w:r>
      <w:r w:rsidR="00202D37" w:rsidRPr="00202D37">
        <w:rPr>
          <w:b/>
          <w:bCs/>
          <w:sz w:val="21"/>
          <w:szCs w:val="21"/>
        </w:rPr>
        <w:t>.</w:t>
      </w:r>
      <w:r w:rsidRPr="00202D37">
        <w:rPr>
          <w:sz w:val="21"/>
          <w:szCs w:val="21"/>
        </w:rPr>
        <w:t xml:space="preserve"> </w:t>
      </w:r>
      <w:r w:rsidR="001B6DB3" w:rsidRPr="00202D37">
        <w:rPr>
          <w:sz w:val="21"/>
          <w:szCs w:val="21"/>
        </w:rPr>
        <w:t xml:space="preserve">Data analytics projects need to consider the integrity or the correctness of the data </w:t>
      </w:r>
      <w:r w:rsidR="00380C82" w:rsidRPr="00202D37">
        <w:rPr>
          <w:sz w:val="21"/>
          <w:szCs w:val="21"/>
        </w:rPr>
        <w:t xml:space="preserve">that they are provided. Errors may be introduced in case integrity constraints are not implemented in the databases their data is sourced from. </w:t>
      </w:r>
      <w:r w:rsidR="00634F38" w:rsidRPr="00202D37">
        <w:rPr>
          <w:sz w:val="21"/>
          <w:szCs w:val="21"/>
        </w:rPr>
        <w:t xml:space="preserve">The </w:t>
      </w:r>
      <w:r w:rsidR="009734FD" w:rsidRPr="00202D37">
        <w:rPr>
          <w:sz w:val="21"/>
          <w:szCs w:val="21"/>
        </w:rPr>
        <w:t xml:space="preserve">question below provides </w:t>
      </w:r>
      <w:r w:rsidR="00600D3B" w:rsidRPr="00202D37">
        <w:rPr>
          <w:sz w:val="21"/>
          <w:szCs w:val="21"/>
        </w:rPr>
        <w:t xml:space="preserve">contextual information, relational schema and instance data provided for an example related to Olympic games. </w:t>
      </w:r>
      <w:r w:rsidR="008271C8" w:rsidRPr="00202D37">
        <w:rPr>
          <w:sz w:val="21"/>
          <w:szCs w:val="21"/>
        </w:rPr>
        <w:t>For each part of the question, determine whether executing the provided query would trigger an integrity constraint violation.</w:t>
      </w:r>
      <w:r w:rsidR="00B919DE" w:rsidRPr="00202D37">
        <w:rPr>
          <w:sz w:val="21"/>
          <w:szCs w:val="21"/>
        </w:rPr>
        <w:t xml:space="preserve"> </w:t>
      </w:r>
      <w:r w:rsidR="008271C8" w:rsidRPr="00202D37">
        <w:rPr>
          <w:b/>
          <w:bCs/>
          <w:sz w:val="21"/>
          <w:szCs w:val="21"/>
        </w:rPr>
        <w:t>Note: Do not take into consideration changes which may have been made by operations in earlier questions</w:t>
      </w:r>
      <w:r w:rsidR="008271C8" w:rsidRPr="00202D37">
        <w:rPr>
          <w:sz w:val="21"/>
          <w:szCs w:val="21"/>
        </w:rPr>
        <w:t>.</w:t>
      </w:r>
    </w:p>
    <w:p w14:paraId="18E89060" w14:textId="15808C59" w:rsidR="00634F38" w:rsidRPr="00202D37" w:rsidRDefault="008C719F" w:rsidP="008271C8">
      <w:pPr>
        <w:pStyle w:val="TableHeading"/>
        <w:ind w:left="0"/>
        <w:rPr>
          <w:sz w:val="4"/>
          <w:szCs w:val="4"/>
        </w:rPr>
      </w:pPr>
      <w:r w:rsidRPr="00202D37">
        <w:rPr>
          <w:sz w:val="21"/>
          <w:szCs w:val="21"/>
        </w:rPr>
        <w:t xml:space="preserve"> </w:t>
      </w:r>
    </w:p>
    <w:p w14:paraId="48CAA3DA" w14:textId="77777777" w:rsidR="008421D2" w:rsidRPr="00202D37" w:rsidRDefault="00634F38" w:rsidP="00202D37">
      <w:pPr>
        <w:pStyle w:val="TableHeading"/>
        <w:ind w:left="0"/>
        <w:rPr>
          <w:sz w:val="21"/>
          <w:szCs w:val="21"/>
        </w:rPr>
      </w:pPr>
      <w:r w:rsidRPr="00202D37">
        <w:rPr>
          <w:sz w:val="21"/>
          <w:szCs w:val="21"/>
        </w:rPr>
        <w:t>Contextual Information:</w:t>
      </w:r>
    </w:p>
    <w:p w14:paraId="66E87555" w14:textId="1167739A" w:rsidR="008421D2" w:rsidRPr="008421D2" w:rsidRDefault="008421D2" w:rsidP="00202D37">
      <w:pPr>
        <w:pStyle w:val="TableHeading"/>
        <w:rPr>
          <w:rFonts w:cstheme="minorHAnsi"/>
          <w:sz w:val="21"/>
          <w:szCs w:val="21"/>
        </w:rPr>
      </w:pPr>
      <w:r w:rsidRPr="008421D2">
        <w:rPr>
          <w:rFonts w:eastAsia="Times New Roman" w:cstheme="minorHAnsi"/>
          <w:b w:val="0"/>
          <w:bCs/>
          <w:color w:val="0E101A"/>
          <w:sz w:val="21"/>
          <w:szCs w:val="21"/>
          <w:lang w:eastAsia="en-GB"/>
        </w:rPr>
        <w:t>Our database represents a subset of data related to the Olympic Games. It captures essential details about countries, sports, athletes, events, and the medals won in these events.</w:t>
      </w:r>
    </w:p>
    <w:p w14:paraId="7EEA2A39" w14:textId="77777777" w:rsidR="008421D2" w:rsidRPr="008421D2" w:rsidRDefault="008421D2" w:rsidP="008421D2">
      <w:pPr>
        <w:numPr>
          <w:ilvl w:val="0"/>
          <w:numId w:val="47"/>
        </w:numPr>
        <w:rPr>
          <w:rFonts w:eastAsia="Times New Roman" w:cstheme="minorHAnsi"/>
          <w:color w:val="0E101A"/>
          <w:sz w:val="21"/>
          <w:szCs w:val="21"/>
          <w:lang w:eastAsia="en-GB"/>
        </w:rPr>
      </w:pPr>
      <w:r w:rsidRPr="008421D2">
        <w:rPr>
          <w:rFonts w:eastAsia="Times New Roman" w:cstheme="minorHAnsi"/>
          <w:b/>
          <w:bCs/>
          <w:color w:val="0E101A"/>
          <w:sz w:val="21"/>
          <w:szCs w:val="21"/>
          <w:lang w:eastAsia="en-GB"/>
        </w:rPr>
        <w:t>Countries</w:t>
      </w:r>
      <w:r w:rsidRPr="008421D2">
        <w:rPr>
          <w:rFonts w:eastAsia="Times New Roman" w:cstheme="minorHAnsi"/>
          <w:color w:val="0E101A"/>
          <w:sz w:val="21"/>
          <w:szCs w:val="21"/>
          <w:lang w:eastAsia="en-GB"/>
        </w:rPr>
        <w:t> table lists all the participating countries in the Olympic games. Each country has a unique identifier (</w:t>
      </w:r>
      <w:proofErr w:type="spellStart"/>
      <w:r w:rsidRPr="008421D2">
        <w:rPr>
          <w:rFonts w:eastAsia="Times New Roman" w:cstheme="minorHAnsi"/>
          <w:color w:val="0E101A"/>
          <w:sz w:val="21"/>
          <w:szCs w:val="21"/>
          <w:lang w:eastAsia="en-GB"/>
        </w:rPr>
        <w:t>CountryID</w:t>
      </w:r>
      <w:proofErr w:type="spellEnd"/>
      <w:r w:rsidRPr="008421D2">
        <w:rPr>
          <w:rFonts w:eastAsia="Times New Roman" w:cstheme="minorHAnsi"/>
          <w:color w:val="0E101A"/>
          <w:sz w:val="21"/>
          <w:szCs w:val="21"/>
          <w:lang w:eastAsia="en-GB"/>
        </w:rPr>
        <w:t>), a name (</w:t>
      </w:r>
      <w:proofErr w:type="spellStart"/>
      <w:r w:rsidRPr="008421D2">
        <w:rPr>
          <w:rFonts w:eastAsia="Times New Roman" w:cstheme="minorHAnsi"/>
          <w:color w:val="0E101A"/>
          <w:sz w:val="21"/>
          <w:szCs w:val="21"/>
          <w:lang w:eastAsia="en-GB"/>
        </w:rPr>
        <w:t>CountryName</w:t>
      </w:r>
      <w:proofErr w:type="spellEnd"/>
      <w:r w:rsidRPr="008421D2">
        <w:rPr>
          <w:rFonts w:eastAsia="Times New Roman" w:cstheme="minorHAnsi"/>
          <w:color w:val="0E101A"/>
          <w:sz w:val="21"/>
          <w:szCs w:val="21"/>
          <w:lang w:eastAsia="en-GB"/>
        </w:rPr>
        <w:t>), and is associated with a specific geographical region (Region).</w:t>
      </w:r>
    </w:p>
    <w:p w14:paraId="7862BF92" w14:textId="77777777" w:rsidR="008421D2" w:rsidRPr="008421D2" w:rsidRDefault="008421D2" w:rsidP="008421D2">
      <w:pPr>
        <w:numPr>
          <w:ilvl w:val="0"/>
          <w:numId w:val="47"/>
        </w:numPr>
        <w:rPr>
          <w:rFonts w:eastAsia="Times New Roman" w:cstheme="minorHAnsi"/>
          <w:color w:val="0E101A"/>
          <w:sz w:val="21"/>
          <w:szCs w:val="21"/>
          <w:lang w:eastAsia="en-GB"/>
        </w:rPr>
      </w:pPr>
      <w:r w:rsidRPr="008421D2">
        <w:rPr>
          <w:rFonts w:eastAsia="Times New Roman" w:cstheme="minorHAnsi"/>
          <w:b/>
          <w:bCs/>
          <w:color w:val="0E101A"/>
          <w:sz w:val="21"/>
          <w:szCs w:val="21"/>
          <w:lang w:eastAsia="en-GB"/>
        </w:rPr>
        <w:t>Sports</w:t>
      </w:r>
      <w:r w:rsidRPr="008421D2">
        <w:rPr>
          <w:rFonts w:eastAsia="Times New Roman" w:cstheme="minorHAnsi"/>
          <w:color w:val="0E101A"/>
          <w:sz w:val="21"/>
          <w:szCs w:val="21"/>
          <w:lang w:eastAsia="en-GB"/>
        </w:rPr>
        <w:t> table contains information about various sports played in the Olympics. Each sport has a unique identifier (</w:t>
      </w:r>
      <w:proofErr w:type="spellStart"/>
      <w:r w:rsidRPr="008421D2">
        <w:rPr>
          <w:rFonts w:eastAsia="Times New Roman" w:cstheme="minorHAnsi"/>
          <w:color w:val="0E101A"/>
          <w:sz w:val="21"/>
          <w:szCs w:val="21"/>
          <w:lang w:eastAsia="en-GB"/>
        </w:rPr>
        <w:t>SportID</w:t>
      </w:r>
      <w:proofErr w:type="spellEnd"/>
      <w:r w:rsidRPr="008421D2">
        <w:rPr>
          <w:rFonts w:eastAsia="Times New Roman" w:cstheme="minorHAnsi"/>
          <w:color w:val="0E101A"/>
          <w:sz w:val="21"/>
          <w:szCs w:val="21"/>
          <w:lang w:eastAsia="en-GB"/>
        </w:rPr>
        <w:t>) and a name (</w:t>
      </w:r>
      <w:proofErr w:type="spellStart"/>
      <w:r w:rsidRPr="008421D2">
        <w:rPr>
          <w:rFonts w:eastAsia="Times New Roman" w:cstheme="minorHAnsi"/>
          <w:color w:val="0E101A"/>
          <w:sz w:val="21"/>
          <w:szCs w:val="21"/>
          <w:lang w:eastAsia="en-GB"/>
        </w:rPr>
        <w:t>SportName</w:t>
      </w:r>
      <w:proofErr w:type="spellEnd"/>
      <w:r w:rsidRPr="008421D2">
        <w:rPr>
          <w:rFonts w:eastAsia="Times New Roman" w:cstheme="minorHAnsi"/>
          <w:color w:val="0E101A"/>
          <w:sz w:val="21"/>
          <w:szCs w:val="21"/>
          <w:lang w:eastAsia="en-GB"/>
        </w:rPr>
        <w:t>).</w:t>
      </w:r>
    </w:p>
    <w:p w14:paraId="7F5C2F68" w14:textId="30F7C30A" w:rsidR="008421D2" w:rsidRPr="008421D2" w:rsidRDefault="008421D2" w:rsidP="008421D2">
      <w:pPr>
        <w:numPr>
          <w:ilvl w:val="0"/>
          <w:numId w:val="47"/>
        </w:numPr>
        <w:rPr>
          <w:rFonts w:eastAsia="Times New Roman" w:cstheme="minorHAnsi"/>
          <w:color w:val="0E101A"/>
          <w:sz w:val="21"/>
          <w:szCs w:val="21"/>
          <w:lang w:eastAsia="en-GB"/>
        </w:rPr>
      </w:pPr>
      <w:r w:rsidRPr="008421D2">
        <w:rPr>
          <w:rFonts w:eastAsia="Times New Roman" w:cstheme="minorHAnsi"/>
          <w:b/>
          <w:bCs/>
          <w:color w:val="0E101A"/>
          <w:sz w:val="21"/>
          <w:szCs w:val="21"/>
          <w:lang w:eastAsia="en-GB"/>
        </w:rPr>
        <w:t>Athletes</w:t>
      </w:r>
      <w:r w:rsidRPr="008421D2">
        <w:rPr>
          <w:rFonts w:eastAsia="Times New Roman" w:cstheme="minorHAnsi"/>
          <w:color w:val="0E101A"/>
          <w:sz w:val="21"/>
          <w:szCs w:val="21"/>
          <w:lang w:eastAsia="en-GB"/>
        </w:rPr>
        <w:t xml:space="preserve"> table records all athletes participating in the games. Each athlete is uniquely identified by an </w:t>
      </w:r>
      <w:proofErr w:type="spellStart"/>
      <w:r w:rsidRPr="008421D2">
        <w:rPr>
          <w:rFonts w:eastAsia="Times New Roman" w:cstheme="minorHAnsi"/>
          <w:color w:val="0E101A"/>
          <w:sz w:val="21"/>
          <w:szCs w:val="21"/>
          <w:lang w:eastAsia="en-GB"/>
        </w:rPr>
        <w:t>AthleteID</w:t>
      </w:r>
      <w:proofErr w:type="spellEnd"/>
      <w:r w:rsidRPr="008421D2">
        <w:rPr>
          <w:rFonts w:eastAsia="Times New Roman" w:cstheme="minorHAnsi"/>
          <w:color w:val="0E101A"/>
          <w:sz w:val="21"/>
          <w:szCs w:val="21"/>
          <w:lang w:eastAsia="en-GB"/>
        </w:rPr>
        <w:t>, and they also have a name (</w:t>
      </w:r>
      <w:proofErr w:type="spellStart"/>
      <w:r w:rsidRPr="008421D2">
        <w:rPr>
          <w:rFonts w:eastAsia="Times New Roman" w:cstheme="minorHAnsi"/>
          <w:color w:val="0E101A"/>
          <w:sz w:val="21"/>
          <w:szCs w:val="21"/>
          <w:lang w:eastAsia="en-GB"/>
        </w:rPr>
        <w:t>AthleteName</w:t>
      </w:r>
      <w:proofErr w:type="spellEnd"/>
      <w:r w:rsidRPr="008421D2">
        <w:rPr>
          <w:rFonts w:eastAsia="Times New Roman" w:cstheme="minorHAnsi"/>
          <w:color w:val="0E101A"/>
          <w:sz w:val="21"/>
          <w:szCs w:val="21"/>
          <w:lang w:eastAsia="en-GB"/>
        </w:rPr>
        <w:t xml:space="preserve">). They are associated with a specific country, represented by the </w:t>
      </w:r>
      <w:proofErr w:type="spellStart"/>
      <w:r w:rsidRPr="008421D2">
        <w:rPr>
          <w:rFonts w:eastAsia="Times New Roman" w:cstheme="minorHAnsi"/>
          <w:color w:val="0E101A"/>
          <w:sz w:val="21"/>
          <w:szCs w:val="21"/>
          <w:lang w:eastAsia="en-GB"/>
        </w:rPr>
        <w:t>CountryID</w:t>
      </w:r>
      <w:proofErr w:type="spellEnd"/>
      <w:r w:rsidRPr="008421D2">
        <w:rPr>
          <w:rFonts w:eastAsia="Times New Roman" w:cstheme="minorHAnsi"/>
          <w:color w:val="0E101A"/>
          <w:sz w:val="21"/>
          <w:szCs w:val="21"/>
          <w:lang w:eastAsia="en-GB"/>
        </w:rPr>
        <w:t>, which links to the Countries table.</w:t>
      </w:r>
      <w:r w:rsidR="00761E5E" w:rsidRPr="00202D37">
        <w:rPr>
          <w:rFonts w:eastAsia="Times New Roman" w:cstheme="minorHAnsi"/>
          <w:color w:val="0E101A"/>
          <w:sz w:val="21"/>
          <w:szCs w:val="21"/>
          <w:lang w:eastAsia="en-GB"/>
        </w:rPr>
        <w:t xml:space="preserve"> An </w:t>
      </w:r>
      <w:r w:rsidR="00563053" w:rsidRPr="00202D37">
        <w:rPr>
          <w:rFonts w:eastAsia="Times New Roman" w:cstheme="minorHAnsi"/>
          <w:color w:val="0E101A"/>
          <w:sz w:val="21"/>
          <w:szCs w:val="21"/>
          <w:lang w:eastAsia="en-GB"/>
        </w:rPr>
        <w:t>athlete</w:t>
      </w:r>
      <w:r w:rsidR="00761E5E" w:rsidRPr="00202D37">
        <w:rPr>
          <w:rFonts w:eastAsia="Times New Roman" w:cstheme="minorHAnsi"/>
          <w:color w:val="0E101A"/>
          <w:sz w:val="21"/>
          <w:szCs w:val="21"/>
          <w:lang w:eastAsia="en-GB"/>
        </w:rPr>
        <w:t xml:space="preserve"> can only </w:t>
      </w:r>
      <w:r w:rsidR="00563053" w:rsidRPr="00202D37">
        <w:rPr>
          <w:rFonts w:eastAsia="Times New Roman" w:cstheme="minorHAnsi"/>
          <w:color w:val="0E101A"/>
          <w:sz w:val="21"/>
          <w:szCs w:val="21"/>
          <w:lang w:eastAsia="en-GB"/>
        </w:rPr>
        <w:t>compete in one sport.</w:t>
      </w:r>
    </w:p>
    <w:p w14:paraId="0E93B43A" w14:textId="77777777" w:rsidR="008421D2" w:rsidRPr="008421D2" w:rsidRDefault="008421D2" w:rsidP="008421D2">
      <w:pPr>
        <w:numPr>
          <w:ilvl w:val="0"/>
          <w:numId w:val="47"/>
        </w:numPr>
        <w:rPr>
          <w:rFonts w:eastAsia="Times New Roman" w:cstheme="minorHAnsi"/>
          <w:color w:val="0E101A"/>
          <w:sz w:val="21"/>
          <w:szCs w:val="21"/>
          <w:lang w:eastAsia="en-GB"/>
        </w:rPr>
      </w:pPr>
      <w:r w:rsidRPr="008421D2">
        <w:rPr>
          <w:rFonts w:eastAsia="Times New Roman" w:cstheme="minorHAnsi"/>
          <w:b/>
          <w:bCs/>
          <w:color w:val="0E101A"/>
          <w:sz w:val="21"/>
          <w:szCs w:val="21"/>
          <w:lang w:eastAsia="en-GB"/>
        </w:rPr>
        <w:t>Events</w:t>
      </w:r>
      <w:r w:rsidRPr="008421D2">
        <w:rPr>
          <w:rFonts w:eastAsia="Times New Roman" w:cstheme="minorHAnsi"/>
          <w:color w:val="0E101A"/>
          <w:sz w:val="21"/>
          <w:szCs w:val="21"/>
          <w:lang w:eastAsia="en-GB"/>
        </w:rPr>
        <w:t xml:space="preserve"> table represents the events held in different sports. Each event is uniquely identified by an </w:t>
      </w:r>
      <w:proofErr w:type="spellStart"/>
      <w:r w:rsidRPr="008421D2">
        <w:rPr>
          <w:rFonts w:eastAsia="Times New Roman" w:cstheme="minorHAnsi"/>
          <w:color w:val="0E101A"/>
          <w:sz w:val="21"/>
          <w:szCs w:val="21"/>
          <w:lang w:eastAsia="en-GB"/>
        </w:rPr>
        <w:t>EventID</w:t>
      </w:r>
      <w:proofErr w:type="spellEnd"/>
      <w:r w:rsidRPr="008421D2">
        <w:rPr>
          <w:rFonts w:eastAsia="Times New Roman" w:cstheme="minorHAnsi"/>
          <w:color w:val="0E101A"/>
          <w:sz w:val="21"/>
          <w:szCs w:val="21"/>
          <w:lang w:eastAsia="en-GB"/>
        </w:rPr>
        <w:t xml:space="preserve"> and is associated with a specific sport, represented by the </w:t>
      </w:r>
      <w:proofErr w:type="spellStart"/>
      <w:r w:rsidRPr="008421D2">
        <w:rPr>
          <w:rFonts w:eastAsia="Times New Roman" w:cstheme="minorHAnsi"/>
          <w:color w:val="0E101A"/>
          <w:sz w:val="21"/>
          <w:szCs w:val="21"/>
          <w:lang w:eastAsia="en-GB"/>
        </w:rPr>
        <w:t>SportID</w:t>
      </w:r>
      <w:proofErr w:type="spellEnd"/>
      <w:r w:rsidRPr="008421D2">
        <w:rPr>
          <w:rFonts w:eastAsia="Times New Roman" w:cstheme="minorHAnsi"/>
          <w:color w:val="0E101A"/>
          <w:sz w:val="21"/>
          <w:szCs w:val="21"/>
          <w:lang w:eastAsia="en-GB"/>
        </w:rPr>
        <w:t>, which refers to the Sports table.</w:t>
      </w:r>
    </w:p>
    <w:p w14:paraId="339E04E7" w14:textId="647BDD8A" w:rsidR="001354C0" w:rsidRPr="008421D2" w:rsidRDefault="008421D2">
      <w:pPr>
        <w:numPr>
          <w:ilvl w:val="0"/>
          <w:numId w:val="47"/>
        </w:numPr>
        <w:rPr>
          <w:rFonts w:eastAsia="Times New Roman" w:cstheme="minorHAnsi"/>
          <w:color w:val="0E101A"/>
          <w:sz w:val="21"/>
          <w:szCs w:val="21"/>
          <w:lang w:eastAsia="en-GB"/>
        </w:rPr>
      </w:pPr>
      <w:r w:rsidRPr="008421D2">
        <w:rPr>
          <w:rFonts w:eastAsia="Times New Roman" w:cstheme="minorHAnsi"/>
          <w:b/>
          <w:bCs/>
          <w:color w:val="0E101A"/>
          <w:sz w:val="21"/>
          <w:szCs w:val="21"/>
          <w:lang w:eastAsia="en-GB"/>
        </w:rPr>
        <w:t>Medals</w:t>
      </w:r>
      <w:r w:rsidRPr="008421D2">
        <w:rPr>
          <w:rFonts w:eastAsia="Times New Roman" w:cstheme="minorHAnsi"/>
          <w:color w:val="0E101A"/>
          <w:sz w:val="21"/>
          <w:szCs w:val="21"/>
          <w:lang w:eastAsia="en-GB"/>
        </w:rPr>
        <w:t> </w:t>
      </w:r>
      <w:r w:rsidR="001354C0" w:rsidRPr="00202D37">
        <w:rPr>
          <w:rFonts w:eastAsia="Times New Roman" w:cstheme="minorHAnsi"/>
          <w:color w:val="0E101A"/>
          <w:sz w:val="21"/>
          <w:szCs w:val="21"/>
          <w:lang w:eastAsia="en-GB"/>
        </w:rPr>
        <w:t>table archives the allocation of medals. Each entry, denoting a medal, is uniquely associated with a particular athlete (</w:t>
      </w:r>
      <w:proofErr w:type="spellStart"/>
      <w:r w:rsidR="001354C0" w:rsidRPr="00202D37">
        <w:rPr>
          <w:rFonts w:eastAsia="Times New Roman" w:cstheme="minorHAnsi"/>
          <w:color w:val="0E101A"/>
          <w:sz w:val="21"/>
          <w:szCs w:val="21"/>
          <w:lang w:eastAsia="en-GB"/>
        </w:rPr>
        <w:t>AthleteID</w:t>
      </w:r>
      <w:proofErr w:type="spellEnd"/>
      <w:r w:rsidR="001354C0" w:rsidRPr="00202D37">
        <w:rPr>
          <w:rFonts w:eastAsia="Times New Roman" w:cstheme="minorHAnsi"/>
          <w:color w:val="0E101A"/>
          <w:sz w:val="21"/>
          <w:szCs w:val="21"/>
          <w:lang w:eastAsia="en-GB"/>
        </w:rPr>
        <w:t>) and a specific event (</w:t>
      </w:r>
      <w:proofErr w:type="spellStart"/>
      <w:r w:rsidR="001354C0" w:rsidRPr="00202D37">
        <w:rPr>
          <w:rFonts w:eastAsia="Times New Roman" w:cstheme="minorHAnsi"/>
          <w:color w:val="0E101A"/>
          <w:sz w:val="21"/>
          <w:szCs w:val="21"/>
          <w:lang w:eastAsia="en-GB"/>
        </w:rPr>
        <w:t>EventID</w:t>
      </w:r>
      <w:proofErr w:type="spellEnd"/>
      <w:r w:rsidR="001354C0" w:rsidRPr="00202D37">
        <w:rPr>
          <w:rFonts w:eastAsia="Times New Roman" w:cstheme="minorHAnsi"/>
          <w:color w:val="0E101A"/>
          <w:sz w:val="21"/>
          <w:szCs w:val="21"/>
          <w:lang w:eastAsia="en-GB"/>
        </w:rPr>
        <w:t>), and it documents the category of the medal (</w:t>
      </w:r>
      <w:proofErr w:type="spellStart"/>
      <w:r w:rsidR="001354C0" w:rsidRPr="00202D37">
        <w:rPr>
          <w:rFonts w:eastAsia="Times New Roman" w:cstheme="minorHAnsi"/>
          <w:color w:val="0E101A"/>
          <w:sz w:val="21"/>
          <w:szCs w:val="21"/>
          <w:lang w:eastAsia="en-GB"/>
        </w:rPr>
        <w:t>MedalType</w:t>
      </w:r>
      <w:proofErr w:type="spellEnd"/>
      <w:r w:rsidR="001354C0" w:rsidRPr="00202D37">
        <w:rPr>
          <w:rFonts w:eastAsia="Times New Roman" w:cstheme="minorHAnsi"/>
          <w:color w:val="0E101A"/>
          <w:sz w:val="21"/>
          <w:szCs w:val="21"/>
          <w:lang w:eastAsia="en-GB"/>
        </w:rPr>
        <w:t xml:space="preserve"> - Gold, Silver, or Bronze) won by the athlete. The </w:t>
      </w:r>
      <w:proofErr w:type="spellStart"/>
      <w:r w:rsidR="001354C0" w:rsidRPr="00202D37">
        <w:rPr>
          <w:rFonts w:eastAsia="Times New Roman" w:cstheme="minorHAnsi"/>
          <w:color w:val="0E101A"/>
          <w:sz w:val="21"/>
          <w:szCs w:val="21"/>
          <w:lang w:eastAsia="en-GB"/>
        </w:rPr>
        <w:t>AthleteID</w:t>
      </w:r>
      <w:proofErr w:type="spellEnd"/>
      <w:r w:rsidR="001354C0" w:rsidRPr="00202D37">
        <w:rPr>
          <w:rFonts w:eastAsia="Times New Roman" w:cstheme="minorHAnsi"/>
          <w:color w:val="0E101A"/>
          <w:sz w:val="21"/>
          <w:szCs w:val="21"/>
          <w:lang w:eastAsia="en-GB"/>
        </w:rPr>
        <w:t xml:space="preserve"> references the Athletes table, and the </w:t>
      </w:r>
      <w:proofErr w:type="spellStart"/>
      <w:r w:rsidR="001354C0" w:rsidRPr="00202D37">
        <w:rPr>
          <w:rFonts w:eastAsia="Times New Roman" w:cstheme="minorHAnsi"/>
          <w:color w:val="0E101A"/>
          <w:sz w:val="21"/>
          <w:szCs w:val="21"/>
          <w:lang w:eastAsia="en-GB"/>
        </w:rPr>
        <w:t>EventID</w:t>
      </w:r>
      <w:proofErr w:type="spellEnd"/>
      <w:r w:rsidR="001354C0" w:rsidRPr="00202D37">
        <w:rPr>
          <w:rFonts w:eastAsia="Times New Roman" w:cstheme="minorHAnsi"/>
          <w:color w:val="0E101A"/>
          <w:sz w:val="21"/>
          <w:szCs w:val="21"/>
          <w:lang w:eastAsia="en-GB"/>
        </w:rPr>
        <w:t xml:space="preserve"> refers to the Events table.</w:t>
      </w:r>
    </w:p>
    <w:p w14:paraId="6A8C5810" w14:textId="77777777" w:rsidR="000D2D8D" w:rsidRPr="00FD725F" w:rsidRDefault="000D2D8D" w:rsidP="00FD725F">
      <w:pPr>
        <w:rPr>
          <w:sz w:val="11"/>
          <w:szCs w:val="15"/>
        </w:rPr>
      </w:pPr>
    </w:p>
    <w:p w14:paraId="0DCE5AC6" w14:textId="77777777" w:rsidR="00634F38" w:rsidRDefault="00634F38" w:rsidP="00202D37">
      <w:pPr>
        <w:pStyle w:val="TableHeading"/>
        <w:rPr>
          <w:sz w:val="24"/>
          <w:szCs w:val="32"/>
        </w:rPr>
      </w:pPr>
      <w:r>
        <w:rPr>
          <w:sz w:val="24"/>
          <w:szCs w:val="32"/>
        </w:rPr>
        <w:t>Relational Schema:</w:t>
      </w:r>
    </w:p>
    <w:p w14:paraId="756C414B" w14:textId="407DCF43" w:rsidR="000B270E" w:rsidRPr="001C6667" w:rsidRDefault="000B270E" w:rsidP="00202D37">
      <w:pPr>
        <w:pStyle w:val="TableHeading"/>
        <w:rPr>
          <w:b w:val="0"/>
          <w:bCs/>
          <w:szCs w:val="20"/>
        </w:rPr>
      </w:pPr>
      <w:r w:rsidRPr="001C6667">
        <w:rPr>
          <w:b w:val="0"/>
          <w:bCs/>
          <w:szCs w:val="20"/>
        </w:rPr>
        <w:t>C</w:t>
      </w:r>
      <w:r w:rsidR="00D760D3" w:rsidRPr="001C6667">
        <w:rPr>
          <w:b w:val="0"/>
          <w:bCs/>
          <w:szCs w:val="20"/>
        </w:rPr>
        <w:t>ountries [</w:t>
      </w:r>
      <w:proofErr w:type="spellStart"/>
      <w:r w:rsidR="00D760D3" w:rsidRPr="001C6667">
        <w:rPr>
          <w:b w:val="0"/>
          <w:bCs/>
          <w:szCs w:val="20"/>
          <w:u w:val="single"/>
        </w:rPr>
        <w:t>CountryID</w:t>
      </w:r>
      <w:proofErr w:type="spellEnd"/>
      <w:r w:rsidR="00D760D3" w:rsidRPr="001C6667">
        <w:rPr>
          <w:b w:val="0"/>
          <w:bCs/>
          <w:szCs w:val="20"/>
        </w:rPr>
        <w:t xml:space="preserve">, </w:t>
      </w:r>
      <w:proofErr w:type="spellStart"/>
      <w:r w:rsidR="00D760D3" w:rsidRPr="001C6667">
        <w:rPr>
          <w:b w:val="0"/>
          <w:bCs/>
          <w:szCs w:val="20"/>
        </w:rPr>
        <w:t>CountryName</w:t>
      </w:r>
      <w:proofErr w:type="spellEnd"/>
      <w:r w:rsidR="00D760D3" w:rsidRPr="001C6667">
        <w:rPr>
          <w:b w:val="0"/>
          <w:bCs/>
          <w:szCs w:val="20"/>
        </w:rPr>
        <w:t>, Region]</w:t>
      </w:r>
    </w:p>
    <w:p w14:paraId="4E8F091B" w14:textId="4616043A" w:rsidR="00D760D3" w:rsidRPr="001C6667" w:rsidRDefault="00D760D3" w:rsidP="00202D37">
      <w:pPr>
        <w:pStyle w:val="TableHeading"/>
        <w:rPr>
          <w:b w:val="0"/>
          <w:bCs/>
          <w:szCs w:val="20"/>
        </w:rPr>
      </w:pPr>
      <w:r w:rsidRPr="001C6667">
        <w:rPr>
          <w:b w:val="0"/>
          <w:bCs/>
          <w:szCs w:val="20"/>
        </w:rPr>
        <w:t>Sports [</w:t>
      </w:r>
      <w:proofErr w:type="spellStart"/>
      <w:r w:rsidRPr="001C6667">
        <w:rPr>
          <w:b w:val="0"/>
          <w:bCs/>
          <w:szCs w:val="20"/>
          <w:u w:val="single"/>
        </w:rPr>
        <w:t>SportsID</w:t>
      </w:r>
      <w:proofErr w:type="spellEnd"/>
      <w:r w:rsidRPr="001C6667">
        <w:rPr>
          <w:b w:val="0"/>
          <w:bCs/>
          <w:szCs w:val="20"/>
        </w:rPr>
        <w:t xml:space="preserve">, </w:t>
      </w:r>
      <w:proofErr w:type="spellStart"/>
      <w:r w:rsidR="00D5058A" w:rsidRPr="001C6667">
        <w:rPr>
          <w:b w:val="0"/>
          <w:bCs/>
          <w:szCs w:val="20"/>
        </w:rPr>
        <w:t>SportName</w:t>
      </w:r>
      <w:proofErr w:type="spellEnd"/>
      <w:r w:rsidRPr="001C6667">
        <w:rPr>
          <w:b w:val="0"/>
          <w:bCs/>
          <w:szCs w:val="20"/>
        </w:rPr>
        <w:t>]</w:t>
      </w:r>
    </w:p>
    <w:p w14:paraId="68AAC317" w14:textId="0165FB72" w:rsidR="00D5058A" w:rsidRPr="001C6667" w:rsidRDefault="00D5058A" w:rsidP="00202D37">
      <w:pPr>
        <w:pStyle w:val="TableHeading"/>
        <w:rPr>
          <w:b w:val="0"/>
          <w:bCs/>
          <w:szCs w:val="20"/>
        </w:rPr>
      </w:pPr>
      <w:r w:rsidRPr="001C6667">
        <w:rPr>
          <w:b w:val="0"/>
          <w:bCs/>
          <w:szCs w:val="20"/>
        </w:rPr>
        <w:t>Athletes [</w:t>
      </w:r>
      <w:proofErr w:type="spellStart"/>
      <w:r w:rsidRPr="001C6667">
        <w:rPr>
          <w:b w:val="0"/>
          <w:bCs/>
          <w:szCs w:val="20"/>
          <w:u w:val="single"/>
        </w:rPr>
        <w:t>AthleteID</w:t>
      </w:r>
      <w:proofErr w:type="spellEnd"/>
      <w:r w:rsidRPr="001C6667">
        <w:rPr>
          <w:b w:val="0"/>
          <w:bCs/>
          <w:szCs w:val="20"/>
        </w:rPr>
        <w:t xml:space="preserve">, </w:t>
      </w:r>
      <w:proofErr w:type="spellStart"/>
      <w:r w:rsidRPr="001C6667">
        <w:rPr>
          <w:b w:val="0"/>
          <w:bCs/>
          <w:szCs w:val="20"/>
        </w:rPr>
        <w:t>AthleteName</w:t>
      </w:r>
      <w:proofErr w:type="spellEnd"/>
      <w:r w:rsidRPr="001C6667">
        <w:rPr>
          <w:b w:val="0"/>
          <w:bCs/>
          <w:szCs w:val="20"/>
        </w:rPr>
        <w:t xml:space="preserve">, </w:t>
      </w:r>
      <w:proofErr w:type="spellStart"/>
      <w:r w:rsidRPr="001C6667">
        <w:rPr>
          <w:b w:val="0"/>
          <w:bCs/>
          <w:szCs w:val="20"/>
        </w:rPr>
        <w:t>CountryID</w:t>
      </w:r>
      <w:proofErr w:type="spellEnd"/>
      <w:r w:rsidRPr="001C6667">
        <w:rPr>
          <w:b w:val="0"/>
          <w:bCs/>
          <w:szCs w:val="20"/>
        </w:rPr>
        <w:t>]</w:t>
      </w:r>
    </w:p>
    <w:p w14:paraId="2C4C3091" w14:textId="240A6E7D" w:rsidR="00D5058A" w:rsidRPr="001C6667" w:rsidRDefault="00D5058A" w:rsidP="00202D37">
      <w:pPr>
        <w:pStyle w:val="TableHeading"/>
        <w:rPr>
          <w:b w:val="0"/>
          <w:bCs/>
          <w:szCs w:val="20"/>
        </w:rPr>
      </w:pPr>
      <w:r w:rsidRPr="001C6667">
        <w:rPr>
          <w:b w:val="0"/>
          <w:bCs/>
          <w:szCs w:val="20"/>
        </w:rPr>
        <w:t>Events [</w:t>
      </w:r>
      <w:proofErr w:type="spellStart"/>
      <w:r w:rsidR="00F941A0" w:rsidRPr="001C6667">
        <w:rPr>
          <w:b w:val="0"/>
          <w:bCs/>
          <w:szCs w:val="20"/>
          <w:u w:val="single"/>
        </w:rPr>
        <w:t>EventID</w:t>
      </w:r>
      <w:proofErr w:type="spellEnd"/>
      <w:r w:rsidR="00F941A0" w:rsidRPr="001C6667">
        <w:rPr>
          <w:b w:val="0"/>
          <w:bCs/>
          <w:szCs w:val="20"/>
        </w:rPr>
        <w:t xml:space="preserve">, </w:t>
      </w:r>
      <w:proofErr w:type="spellStart"/>
      <w:r w:rsidR="00F941A0" w:rsidRPr="001C6667">
        <w:rPr>
          <w:b w:val="0"/>
          <w:bCs/>
          <w:szCs w:val="20"/>
        </w:rPr>
        <w:t>SportID</w:t>
      </w:r>
      <w:proofErr w:type="spellEnd"/>
      <w:r w:rsidRPr="001C6667">
        <w:rPr>
          <w:b w:val="0"/>
          <w:bCs/>
          <w:szCs w:val="20"/>
        </w:rPr>
        <w:t>]</w:t>
      </w:r>
    </w:p>
    <w:p w14:paraId="30C5D4BA" w14:textId="406BF977" w:rsidR="00F941A0" w:rsidRPr="001C6667" w:rsidRDefault="00F941A0" w:rsidP="00202D37">
      <w:pPr>
        <w:pStyle w:val="TableHeading"/>
        <w:rPr>
          <w:b w:val="0"/>
          <w:bCs/>
          <w:szCs w:val="20"/>
        </w:rPr>
      </w:pPr>
      <w:r w:rsidRPr="001C6667">
        <w:rPr>
          <w:b w:val="0"/>
          <w:bCs/>
          <w:szCs w:val="20"/>
        </w:rPr>
        <w:t xml:space="preserve">Medals </w:t>
      </w:r>
      <w:r w:rsidR="00777FC7">
        <w:rPr>
          <w:b w:val="0"/>
          <w:bCs/>
          <w:szCs w:val="20"/>
        </w:rPr>
        <w:t>[</w:t>
      </w:r>
      <w:proofErr w:type="spellStart"/>
      <w:r w:rsidRPr="00777FC7">
        <w:rPr>
          <w:b w:val="0"/>
          <w:bCs/>
          <w:szCs w:val="20"/>
          <w:u w:val="single"/>
        </w:rPr>
        <w:t>AthleteID</w:t>
      </w:r>
      <w:proofErr w:type="spellEnd"/>
      <w:r w:rsidRPr="00777FC7">
        <w:rPr>
          <w:b w:val="0"/>
          <w:bCs/>
          <w:szCs w:val="20"/>
          <w:u w:val="single"/>
        </w:rPr>
        <w:t xml:space="preserve">, </w:t>
      </w:r>
      <w:proofErr w:type="spellStart"/>
      <w:r w:rsidRPr="00777FC7">
        <w:rPr>
          <w:b w:val="0"/>
          <w:bCs/>
          <w:szCs w:val="20"/>
          <w:u w:val="single"/>
        </w:rPr>
        <w:t>EventID</w:t>
      </w:r>
      <w:proofErr w:type="spellEnd"/>
      <w:r w:rsidR="00777FC7" w:rsidRPr="00777FC7">
        <w:rPr>
          <w:b w:val="0"/>
          <w:bCs/>
          <w:szCs w:val="20"/>
          <w:u w:val="single"/>
        </w:rPr>
        <w:t>,</w:t>
      </w:r>
      <w:r w:rsidR="00777FC7">
        <w:rPr>
          <w:b w:val="0"/>
          <w:bCs/>
          <w:szCs w:val="20"/>
        </w:rPr>
        <w:t xml:space="preserve"> </w:t>
      </w:r>
      <w:proofErr w:type="spellStart"/>
      <w:r w:rsidR="00777FC7" w:rsidRPr="001C6667">
        <w:rPr>
          <w:b w:val="0"/>
          <w:bCs/>
          <w:szCs w:val="20"/>
        </w:rPr>
        <w:t>MedalType</w:t>
      </w:r>
      <w:proofErr w:type="spellEnd"/>
      <w:r w:rsidRPr="001C6667">
        <w:rPr>
          <w:b w:val="0"/>
          <w:bCs/>
          <w:szCs w:val="20"/>
        </w:rPr>
        <w:t>]</w:t>
      </w:r>
    </w:p>
    <w:p w14:paraId="0335CEAE" w14:textId="77777777" w:rsidR="00F50A53" w:rsidRPr="001C6667" w:rsidRDefault="00F50A53" w:rsidP="00202D37">
      <w:pPr>
        <w:pStyle w:val="TableHeading"/>
        <w:rPr>
          <w:b w:val="0"/>
          <w:bCs/>
          <w:sz w:val="2"/>
          <w:szCs w:val="2"/>
        </w:rPr>
      </w:pPr>
    </w:p>
    <w:p w14:paraId="4278AEF2" w14:textId="729CC4C6" w:rsidR="00634F38" w:rsidRPr="001C6667" w:rsidRDefault="00634F38" w:rsidP="00202D37">
      <w:pPr>
        <w:pStyle w:val="TableHeading"/>
        <w:rPr>
          <w:b w:val="0"/>
          <w:bCs/>
          <w:szCs w:val="20"/>
        </w:rPr>
      </w:pPr>
      <w:r w:rsidRPr="001C6667">
        <w:rPr>
          <w:b w:val="0"/>
          <w:bCs/>
          <w:szCs w:val="20"/>
        </w:rPr>
        <w:t>Foreign Keys:</w:t>
      </w:r>
    </w:p>
    <w:p w14:paraId="0E043AF7" w14:textId="30B54301" w:rsidR="001926C1" w:rsidRPr="001C6667" w:rsidRDefault="00293EA2" w:rsidP="00202D37">
      <w:pPr>
        <w:pStyle w:val="TableHeading"/>
        <w:rPr>
          <w:b w:val="0"/>
          <w:bCs/>
          <w:szCs w:val="20"/>
        </w:rPr>
      </w:pPr>
      <w:proofErr w:type="spellStart"/>
      <w:r w:rsidRPr="001C6667">
        <w:rPr>
          <w:b w:val="0"/>
          <w:bCs/>
          <w:szCs w:val="20"/>
        </w:rPr>
        <w:t>Athletes.CountryID</w:t>
      </w:r>
      <w:proofErr w:type="spellEnd"/>
      <w:r w:rsidRPr="001C6667">
        <w:rPr>
          <w:b w:val="0"/>
          <w:bCs/>
          <w:szCs w:val="20"/>
        </w:rPr>
        <w:t xml:space="preserve"> references </w:t>
      </w:r>
      <w:proofErr w:type="spellStart"/>
      <w:r w:rsidRPr="001C6667">
        <w:rPr>
          <w:b w:val="0"/>
          <w:bCs/>
          <w:szCs w:val="20"/>
        </w:rPr>
        <w:t>Countries.CountriesID</w:t>
      </w:r>
      <w:proofErr w:type="spellEnd"/>
    </w:p>
    <w:p w14:paraId="18010DFF" w14:textId="57AAD807" w:rsidR="00293EA2" w:rsidRPr="001C6667" w:rsidRDefault="00293EA2" w:rsidP="00202D37">
      <w:pPr>
        <w:pStyle w:val="TableHeading"/>
        <w:rPr>
          <w:b w:val="0"/>
          <w:bCs/>
          <w:szCs w:val="20"/>
        </w:rPr>
      </w:pPr>
      <w:proofErr w:type="spellStart"/>
      <w:r w:rsidRPr="001C6667">
        <w:rPr>
          <w:b w:val="0"/>
          <w:bCs/>
          <w:szCs w:val="20"/>
        </w:rPr>
        <w:t>Events.SportID</w:t>
      </w:r>
      <w:proofErr w:type="spellEnd"/>
      <w:r w:rsidRPr="001C6667">
        <w:rPr>
          <w:b w:val="0"/>
          <w:bCs/>
          <w:szCs w:val="20"/>
        </w:rPr>
        <w:t xml:space="preserve"> references </w:t>
      </w:r>
      <w:proofErr w:type="spellStart"/>
      <w:r w:rsidR="00D24173" w:rsidRPr="001C6667">
        <w:rPr>
          <w:b w:val="0"/>
          <w:bCs/>
          <w:szCs w:val="20"/>
        </w:rPr>
        <w:t>Sports.SportID</w:t>
      </w:r>
      <w:proofErr w:type="spellEnd"/>
    </w:p>
    <w:p w14:paraId="1CAB7580" w14:textId="39D99386" w:rsidR="00D24173" w:rsidRPr="001C6667" w:rsidRDefault="00D24173" w:rsidP="00202D37">
      <w:pPr>
        <w:pStyle w:val="TableHeading"/>
        <w:rPr>
          <w:b w:val="0"/>
          <w:bCs/>
          <w:szCs w:val="20"/>
        </w:rPr>
      </w:pPr>
      <w:proofErr w:type="spellStart"/>
      <w:r w:rsidRPr="001C6667">
        <w:rPr>
          <w:b w:val="0"/>
          <w:bCs/>
          <w:szCs w:val="20"/>
        </w:rPr>
        <w:t>Medals.AthleteID</w:t>
      </w:r>
      <w:proofErr w:type="spellEnd"/>
      <w:r w:rsidRPr="001C6667">
        <w:rPr>
          <w:b w:val="0"/>
          <w:bCs/>
          <w:szCs w:val="20"/>
        </w:rPr>
        <w:t xml:space="preserve"> references </w:t>
      </w:r>
      <w:proofErr w:type="spellStart"/>
      <w:r w:rsidRPr="001C6667">
        <w:rPr>
          <w:b w:val="0"/>
          <w:bCs/>
          <w:szCs w:val="20"/>
        </w:rPr>
        <w:t>Athlete</w:t>
      </w:r>
      <w:r w:rsidR="00F50A53" w:rsidRPr="001C6667">
        <w:rPr>
          <w:b w:val="0"/>
          <w:bCs/>
          <w:szCs w:val="20"/>
        </w:rPr>
        <w:t>s.AthleteID</w:t>
      </w:r>
      <w:proofErr w:type="spellEnd"/>
    </w:p>
    <w:p w14:paraId="5744C50D" w14:textId="4F2C53EF" w:rsidR="00F50A53" w:rsidRPr="001C6667" w:rsidRDefault="00F50A53" w:rsidP="00202D37">
      <w:pPr>
        <w:pStyle w:val="TableHeading"/>
        <w:rPr>
          <w:b w:val="0"/>
          <w:bCs/>
          <w:szCs w:val="20"/>
        </w:rPr>
      </w:pPr>
      <w:proofErr w:type="spellStart"/>
      <w:r w:rsidRPr="001C6667">
        <w:rPr>
          <w:b w:val="0"/>
          <w:bCs/>
          <w:szCs w:val="20"/>
        </w:rPr>
        <w:t>Medals.EventID</w:t>
      </w:r>
      <w:proofErr w:type="spellEnd"/>
      <w:r w:rsidRPr="001C6667">
        <w:rPr>
          <w:b w:val="0"/>
          <w:bCs/>
          <w:szCs w:val="20"/>
        </w:rPr>
        <w:t xml:space="preserve"> references </w:t>
      </w:r>
      <w:proofErr w:type="spellStart"/>
      <w:r w:rsidRPr="001C6667">
        <w:rPr>
          <w:b w:val="0"/>
          <w:bCs/>
          <w:szCs w:val="20"/>
        </w:rPr>
        <w:t>Events.EventID</w:t>
      </w:r>
      <w:proofErr w:type="spellEnd"/>
    </w:p>
    <w:p w14:paraId="5658D9AA" w14:textId="77777777" w:rsidR="001C6667" w:rsidRPr="001C6667" w:rsidRDefault="001C6667" w:rsidP="00634F38">
      <w:pPr>
        <w:pStyle w:val="TableHeading"/>
        <w:ind w:left="720"/>
        <w:rPr>
          <w:sz w:val="8"/>
          <w:szCs w:val="11"/>
        </w:rPr>
      </w:pPr>
    </w:p>
    <w:p w14:paraId="1AEE3744" w14:textId="689C9014" w:rsidR="00307014" w:rsidRPr="001C6667" w:rsidRDefault="00634F38" w:rsidP="00435BED">
      <w:pPr>
        <w:pStyle w:val="TableHeading"/>
        <w:rPr>
          <w:sz w:val="24"/>
          <w:szCs w:val="32"/>
        </w:rPr>
      </w:pPr>
      <w:r>
        <w:rPr>
          <w:sz w:val="24"/>
          <w:szCs w:val="32"/>
        </w:rPr>
        <w:t>Instance Data</w:t>
      </w:r>
      <w:r w:rsidR="007850E3">
        <w:rPr>
          <w:sz w:val="24"/>
          <w:szCs w:val="32"/>
        </w:rPr>
        <w:t xml:space="preserve"> (clean data</w:t>
      </w:r>
      <w:r w:rsidR="00637754">
        <w:rPr>
          <w:sz w:val="24"/>
          <w:szCs w:val="32"/>
        </w:rPr>
        <w:t xml:space="preserve"> examples</w:t>
      </w:r>
      <w:r w:rsidR="007850E3">
        <w:rPr>
          <w:sz w:val="24"/>
          <w:szCs w:val="32"/>
        </w:rPr>
        <w:t>)</w:t>
      </w:r>
      <w:r>
        <w:rPr>
          <w:sz w:val="24"/>
          <w:szCs w:val="32"/>
        </w:rPr>
        <w:t>:</w:t>
      </w:r>
      <w:r w:rsidR="003A6F1D">
        <w:rPr>
          <w:noProof/>
          <w:sz w:val="24"/>
          <w:szCs w:val="32"/>
        </w:rPr>
        <w:drawing>
          <wp:inline distT="0" distB="0" distL="0" distR="0" wp14:anchorId="5BBB2D7B" wp14:editId="26C104E5">
            <wp:extent cx="5304155" cy="2532103"/>
            <wp:effectExtent l="0" t="0" r="4445" b="0"/>
            <wp:docPr id="27" name="Picture 27"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table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3982" cy="2546342"/>
                    </a:xfrm>
                    <a:prstGeom prst="rect">
                      <a:avLst/>
                    </a:prstGeom>
                  </pic:spPr>
                </pic:pic>
              </a:graphicData>
            </a:graphic>
          </wp:inline>
        </w:drawing>
      </w:r>
    </w:p>
    <w:p w14:paraId="1FFD84DC" w14:textId="27E7D941" w:rsidR="00202D37" w:rsidRPr="00202D37" w:rsidRDefault="00202D37" w:rsidP="00202D37">
      <w:pPr>
        <w:rPr>
          <w:rFonts w:ascii="Arial" w:hAnsi="Arial" w:cs="Arial"/>
          <w:i/>
          <w:iCs/>
          <w:color w:val="000000"/>
          <w:sz w:val="21"/>
          <w:szCs w:val="21"/>
        </w:rPr>
      </w:pPr>
      <w:r w:rsidRPr="00202D37">
        <w:rPr>
          <w:rFonts w:ascii="Arial" w:hAnsi="Arial" w:cs="Arial"/>
          <w:color w:val="000000"/>
          <w:sz w:val="21"/>
          <w:szCs w:val="21"/>
        </w:rPr>
        <w:t>Describe what happens if you attempt the given DB modifications:</w:t>
      </w:r>
    </w:p>
    <w:p w14:paraId="5BDE9D4C" w14:textId="77777777" w:rsidR="00202D37" w:rsidRPr="00202D37" w:rsidRDefault="00202D37" w:rsidP="00202D37">
      <w:pPr>
        <w:pStyle w:val="ListParagraph"/>
        <w:numPr>
          <w:ilvl w:val="0"/>
          <w:numId w:val="48"/>
        </w:numPr>
        <w:spacing w:before="0" w:after="0" w:line="240" w:lineRule="auto"/>
        <w:contextualSpacing/>
        <w:rPr>
          <w:rFonts w:asciiTheme="minorBidi" w:hAnsiTheme="minorBidi"/>
          <w:color w:val="000000"/>
          <w:sz w:val="21"/>
          <w:szCs w:val="21"/>
        </w:rPr>
      </w:pPr>
      <w:r w:rsidRPr="00202D37">
        <w:rPr>
          <w:rFonts w:asciiTheme="minorBidi" w:hAnsiTheme="minorBidi"/>
          <w:color w:val="000000"/>
          <w:sz w:val="21"/>
          <w:szCs w:val="21"/>
        </w:rPr>
        <w:t xml:space="preserve">Write “success” if there is no integrity constraint violation. </w:t>
      </w:r>
    </w:p>
    <w:p w14:paraId="0645615A" w14:textId="77777777" w:rsidR="00202D37" w:rsidRPr="00202D37" w:rsidRDefault="00202D37" w:rsidP="00202D37">
      <w:pPr>
        <w:pStyle w:val="ListParagraph"/>
        <w:numPr>
          <w:ilvl w:val="0"/>
          <w:numId w:val="48"/>
        </w:numPr>
        <w:spacing w:before="0" w:after="0" w:line="240" w:lineRule="auto"/>
        <w:contextualSpacing/>
        <w:rPr>
          <w:rFonts w:ascii="Arial" w:hAnsi="Arial" w:cs="Arial"/>
          <w:color w:val="000000"/>
          <w:sz w:val="21"/>
          <w:szCs w:val="21"/>
        </w:rPr>
      </w:pPr>
      <w:r w:rsidRPr="00202D37">
        <w:rPr>
          <w:rFonts w:ascii="Arial" w:hAnsi="Arial" w:cs="Arial"/>
          <w:color w:val="000000"/>
          <w:sz w:val="21"/>
          <w:szCs w:val="21"/>
        </w:rPr>
        <w:t xml:space="preserve">Otherwise, state which constraint will be violated with reference to the attributes, for example “A foreign key constraint will be violated because XYZ is not a primary key in table T.” </w:t>
      </w:r>
    </w:p>
    <w:p w14:paraId="38BF5A71" w14:textId="77777777" w:rsidR="00202D37" w:rsidRDefault="00202D37" w:rsidP="004060AB">
      <w:pPr>
        <w:ind w:left="720"/>
        <w:rPr>
          <w:b/>
          <w:bCs/>
        </w:rPr>
      </w:pPr>
    </w:p>
    <w:p w14:paraId="5EB93A85" w14:textId="37D9C74B" w:rsidR="00AD740D" w:rsidRDefault="00AD740D" w:rsidP="00FD43F9">
      <w:r w:rsidRPr="006D1BD2">
        <w:rPr>
          <w:b/>
          <w:bCs/>
        </w:rPr>
        <w:t>Example</w:t>
      </w:r>
      <w:r>
        <w:t xml:space="preserve">: </w:t>
      </w:r>
      <w:r w:rsidR="00F32C0D">
        <w:t>Insert</w:t>
      </w:r>
      <w:r w:rsidR="00954B2E">
        <w:t xml:space="preserve"> (1, 'Liam Johnson', 1)</w:t>
      </w:r>
      <w:r w:rsidR="00F32C0D">
        <w:t xml:space="preserve"> into Athletes.</w:t>
      </w:r>
    </w:p>
    <w:p w14:paraId="3D63A7A1" w14:textId="77777777" w:rsidR="006351DC" w:rsidRDefault="006351DC" w:rsidP="006351DC">
      <w:pPr>
        <w:ind w:left="720"/>
        <w:rPr>
          <w:bCs/>
          <w:szCs w:val="20"/>
        </w:rPr>
      </w:pPr>
      <w:r w:rsidRPr="006D1BD2">
        <w:rPr>
          <w:rFonts w:ascii="Times New Roman" w:eastAsia="Times New Roman" w:hAnsi="Times New Roman" w:cs="Times New Roman"/>
          <w:b/>
          <w:bCs/>
          <w:noProof/>
          <w:szCs w:val="20"/>
          <w:lang w:eastAsia="en-AU"/>
        </w:rPr>
        <mc:AlternateContent>
          <mc:Choice Requires="wps">
            <w:drawing>
              <wp:anchor distT="0" distB="0" distL="114300" distR="114300" simplePos="0" relativeHeight="251658241" behindDoc="0" locked="0" layoutInCell="1" allowOverlap="1" wp14:anchorId="44F87AA0" wp14:editId="116E4313">
                <wp:simplePos x="0" y="0"/>
                <wp:positionH relativeFrom="column">
                  <wp:posOffset>444402</wp:posOffset>
                </wp:positionH>
                <wp:positionV relativeFrom="paragraph">
                  <wp:posOffset>95201</wp:posOffset>
                </wp:positionV>
                <wp:extent cx="5673090" cy="726831"/>
                <wp:effectExtent l="0" t="0" r="16510" b="10160"/>
                <wp:wrapNone/>
                <wp:docPr id="10" name="Rectangle 10"/>
                <wp:cNvGraphicFramePr/>
                <a:graphic xmlns:a="http://schemas.openxmlformats.org/drawingml/2006/main">
                  <a:graphicData uri="http://schemas.microsoft.com/office/word/2010/wordprocessingShape">
                    <wps:wsp>
                      <wps:cNvSpPr/>
                      <wps:spPr>
                        <a:xfrm>
                          <a:off x="0" y="0"/>
                          <a:ext cx="5673090" cy="72683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A6F6C1" w14:textId="77777777" w:rsidR="006351DC" w:rsidRPr="00040B72" w:rsidRDefault="006351DC" w:rsidP="006351DC">
                            <w:pPr>
                              <w:rPr>
                                <w:szCs w:val="20"/>
                              </w:rPr>
                            </w:pPr>
                          </w:p>
                          <w:p w14:paraId="7DE14041" w14:textId="52DD0936" w:rsidR="007850E3" w:rsidRPr="00367266" w:rsidRDefault="0059670E" w:rsidP="0059670E">
                            <w:pPr>
                              <w:rPr>
                                <w:color w:val="C00000"/>
                                <w:szCs w:val="20"/>
                              </w:rPr>
                            </w:pPr>
                            <w:r w:rsidRPr="00367266">
                              <w:rPr>
                                <w:color w:val="C00000"/>
                                <w:szCs w:val="20"/>
                              </w:rPr>
                              <w:t xml:space="preserve">A </w:t>
                            </w:r>
                            <w:r w:rsidR="006F0EEE" w:rsidRPr="00367266">
                              <w:rPr>
                                <w:color w:val="C00000"/>
                                <w:szCs w:val="20"/>
                              </w:rPr>
                              <w:t>Key Constraint</w:t>
                            </w:r>
                            <w:r w:rsidRPr="00367266">
                              <w:rPr>
                                <w:color w:val="C00000"/>
                                <w:szCs w:val="20"/>
                              </w:rPr>
                              <w:t xml:space="preserve"> violation would occur as  </w:t>
                            </w:r>
                            <w:proofErr w:type="spellStart"/>
                            <w:r w:rsidR="006F0EEE" w:rsidRPr="00367266">
                              <w:rPr>
                                <w:color w:val="C00000"/>
                                <w:szCs w:val="20"/>
                              </w:rPr>
                              <w:t>AthleteID</w:t>
                            </w:r>
                            <w:proofErr w:type="spellEnd"/>
                            <w:r w:rsidR="006F0EEE" w:rsidRPr="00367266">
                              <w:rPr>
                                <w:color w:val="C00000"/>
                                <w:szCs w:val="20"/>
                              </w:rPr>
                              <w:t xml:space="preserve"> '1' already exists in the Athletes table.</w:t>
                            </w:r>
                          </w:p>
                          <w:p w14:paraId="022F30C3" w14:textId="77777777" w:rsidR="006351DC" w:rsidRPr="00040B72" w:rsidRDefault="006351DC" w:rsidP="006351DC">
                            <w:pPr>
                              <w:rPr>
                                <w:szCs w:val="20"/>
                              </w:rPr>
                            </w:pPr>
                          </w:p>
                          <w:p w14:paraId="676E6574" w14:textId="77777777" w:rsidR="006351DC" w:rsidRPr="00040B72" w:rsidRDefault="006351DC" w:rsidP="006351DC">
                            <w:pPr>
                              <w:rPr>
                                <w:szCs w:val="20"/>
                              </w:rPr>
                            </w:pPr>
                          </w:p>
                          <w:p w14:paraId="11371153" w14:textId="77777777" w:rsidR="006351DC" w:rsidRPr="00040B72" w:rsidRDefault="006351DC" w:rsidP="006351DC">
                            <w:pPr>
                              <w:rPr>
                                <w:szCs w:val="20"/>
                              </w:rPr>
                            </w:pPr>
                          </w:p>
                          <w:p w14:paraId="08A06324" w14:textId="77777777" w:rsidR="006351DC" w:rsidRPr="00040B72" w:rsidRDefault="006351DC" w:rsidP="006351DC">
                            <w:pPr>
                              <w:rPr>
                                <w:szCs w:val="20"/>
                              </w:rPr>
                            </w:pPr>
                            <w:r w:rsidRPr="00040B72">
                              <w:rPr>
                                <w:szCs w:val="20"/>
                              </w:rPr>
                              <w:t xml:space="preserve"> </w:t>
                            </w:r>
                          </w:p>
                          <w:p w14:paraId="0C080238" w14:textId="77777777" w:rsidR="006351DC" w:rsidRPr="00040B72" w:rsidRDefault="006351DC" w:rsidP="006351DC">
                            <w:pPr>
                              <w:rPr>
                                <w:szCs w:val="20"/>
                              </w:rPr>
                            </w:pPr>
                          </w:p>
                          <w:p w14:paraId="2A49E348" w14:textId="77777777" w:rsidR="006351DC" w:rsidRPr="00834BD7" w:rsidRDefault="006351DC" w:rsidP="006351DC">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87AA0" id="Rectangle 10" o:spid="_x0000_s1035" style="position:absolute;left:0;text-align:left;margin-left:35pt;margin-top:7.5pt;width:446.7pt;height:57.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" fillcolor="white [3201]" strokecolor="#51247a [3204]" strokeweight="1pt">
                <v:textbox>
                  <w:txbxContent>
                    <w:p w14:paraId="70A6F6C1" w14:textId="77777777" w:rsidR="006351DC" w:rsidRPr="00040B72" w:rsidRDefault="006351DC" w:rsidP="006351DC">
                      <w:pPr>
                        <w:rPr>
                          <w:szCs w:val="20"/>
                        </w:rPr>
                      </w:pPr>
                    </w:p>
                    <w:p w14:paraId="7DE14041" w14:textId="52DD0936" w:rsidR="007850E3" w:rsidRPr="00367266" w:rsidRDefault="0059670E" w:rsidP="0059670E">
                      <w:pPr>
                        <w:rPr>
                          <w:color w:val="C00000"/>
                          <w:szCs w:val="20"/>
                        </w:rPr>
                      </w:pPr>
                      <w:r w:rsidRPr="00367266">
                        <w:rPr>
                          <w:color w:val="C00000"/>
                          <w:szCs w:val="20"/>
                        </w:rPr>
                        <w:t xml:space="preserve">A </w:t>
                      </w:r>
                      <w:r w:rsidR="006F0EEE" w:rsidRPr="00367266">
                        <w:rPr>
                          <w:color w:val="C00000"/>
                          <w:szCs w:val="20"/>
                        </w:rPr>
                        <w:t>Key Constraint</w:t>
                      </w:r>
                      <w:r w:rsidRPr="00367266">
                        <w:rPr>
                          <w:color w:val="C00000"/>
                          <w:szCs w:val="20"/>
                        </w:rPr>
                        <w:t xml:space="preserve"> violation would occur as  </w:t>
                      </w:r>
                      <w:proofErr w:type="spellStart"/>
                      <w:r w:rsidR="006F0EEE" w:rsidRPr="00367266">
                        <w:rPr>
                          <w:color w:val="C00000"/>
                          <w:szCs w:val="20"/>
                        </w:rPr>
                        <w:t>AthleteID</w:t>
                      </w:r>
                      <w:proofErr w:type="spellEnd"/>
                      <w:r w:rsidR="006F0EEE" w:rsidRPr="00367266">
                        <w:rPr>
                          <w:color w:val="C00000"/>
                          <w:szCs w:val="20"/>
                        </w:rPr>
                        <w:t xml:space="preserve"> '1' already exists in the Athletes table.</w:t>
                      </w:r>
                    </w:p>
                    <w:p w14:paraId="022F30C3" w14:textId="77777777" w:rsidR="006351DC" w:rsidRPr="00040B72" w:rsidRDefault="006351DC" w:rsidP="006351DC">
                      <w:pPr>
                        <w:rPr>
                          <w:szCs w:val="20"/>
                        </w:rPr>
                      </w:pPr>
                    </w:p>
                    <w:p w14:paraId="676E6574" w14:textId="77777777" w:rsidR="006351DC" w:rsidRPr="00040B72" w:rsidRDefault="006351DC" w:rsidP="006351DC">
                      <w:pPr>
                        <w:rPr>
                          <w:szCs w:val="20"/>
                        </w:rPr>
                      </w:pPr>
                    </w:p>
                    <w:p w14:paraId="11371153" w14:textId="77777777" w:rsidR="006351DC" w:rsidRPr="00040B72" w:rsidRDefault="006351DC" w:rsidP="006351DC">
                      <w:pPr>
                        <w:rPr>
                          <w:szCs w:val="20"/>
                        </w:rPr>
                      </w:pPr>
                    </w:p>
                    <w:p w14:paraId="08A06324" w14:textId="77777777" w:rsidR="006351DC" w:rsidRPr="00040B72" w:rsidRDefault="006351DC" w:rsidP="006351DC">
                      <w:pPr>
                        <w:rPr>
                          <w:szCs w:val="20"/>
                        </w:rPr>
                      </w:pPr>
                      <w:r w:rsidRPr="00040B72">
                        <w:rPr>
                          <w:szCs w:val="20"/>
                        </w:rPr>
                        <w:t xml:space="preserve"> </w:t>
                      </w:r>
                    </w:p>
                    <w:p w14:paraId="0C080238" w14:textId="77777777" w:rsidR="006351DC" w:rsidRPr="00040B72" w:rsidRDefault="006351DC" w:rsidP="006351DC">
                      <w:pPr>
                        <w:rPr>
                          <w:szCs w:val="20"/>
                        </w:rPr>
                      </w:pPr>
                    </w:p>
                    <w:p w14:paraId="2A49E348" w14:textId="77777777" w:rsidR="006351DC" w:rsidRPr="00834BD7" w:rsidRDefault="006351DC" w:rsidP="006351DC">
                      <w:pPr>
                        <w:rPr>
                          <w:szCs w:val="20"/>
                        </w:rPr>
                      </w:pPr>
                    </w:p>
                  </w:txbxContent>
                </v:textbox>
              </v:rect>
            </w:pict>
          </mc:Fallback>
        </mc:AlternateContent>
      </w:r>
    </w:p>
    <w:p w14:paraId="3322AB79" w14:textId="77777777" w:rsidR="006351DC" w:rsidRDefault="006351DC" w:rsidP="006351DC">
      <w:pPr>
        <w:ind w:left="720"/>
        <w:rPr>
          <w:bCs/>
          <w:szCs w:val="20"/>
        </w:rPr>
      </w:pPr>
    </w:p>
    <w:p w14:paraId="54190E95" w14:textId="77777777" w:rsidR="006351DC" w:rsidRDefault="006351DC" w:rsidP="006351DC">
      <w:pPr>
        <w:ind w:left="720"/>
        <w:rPr>
          <w:bCs/>
          <w:szCs w:val="20"/>
        </w:rPr>
      </w:pPr>
    </w:p>
    <w:p w14:paraId="60514ADC" w14:textId="77777777" w:rsidR="006351DC" w:rsidRPr="00834BD7" w:rsidRDefault="006351DC" w:rsidP="006351DC">
      <w:pPr>
        <w:ind w:left="720"/>
        <w:rPr>
          <w:bCs/>
          <w:szCs w:val="20"/>
        </w:rPr>
      </w:pPr>
    </w:p>
    <w:p w14:paraId="29B1C6DF" w14:textId="77777777" w:rsidR="006351DC" w:rsidRPr="00834BD7" w:rsidRDefault="006351DC" w:rsidP="006351DC">
      <w:pPr>
        <w:rPr>
          <w:bCs/>
          <w:szCs w:val="20"/>
        </w:rPr>
      </w:pPr>
    </w:p>
    <w:p w14:paraId="24271089" w14:textId="77777777" w:rsidR="006351DC" w:rsidRPr="00834BD7" w:rsidRDefault="006351DC" w:rsidP="006351DC">
      <w:pPr>
        <w:rPr>
          <w:bCs/>
          <w:szCs w:val="20"/>
        </w:rPr>
      </w:pPr>
    </w:p>
    <w:p w14:paraId="5156CE04" w14:textId="0A2A49F8" w:rsidR="000710A6" w:rsidRDefault="000710A6" w:rsidP="000710A6"/>
    <w:p w14:paraId="01727D48" w14:textId="77777777" w:rsidR="009C7408" w:rsidRDefault="009C7408" w:rsidP="00092883"/>
    <w:p w14:paraId="29725BCC" w14:textId="255F3DC0" w:rsidR="000710A6" w:rsidRPr="00A5596E" w:rsidRDefault="00FD43F9" w:rsidP="00FD43F9">
      <w:r w:rsidRPr="00FD43F9">
        <w:rPr>
          <w:b/>
          <w:bCs/>
        </w:rPr>
        <w:t>2.1.a</w:t>
      </w:r>
      <w:r>
        <w:t xml:space="preserve">. </w:t>
      </w:r>
      <w:r w:rsidR="009C7408">
        <w:t>I</w:t>
      </w:r>
      <w:r w:rsidR="009D4DD5">
        <w:t>nsert</w:t>
      </w:r>
      <w:r w:rsidR="009C7408">
        <w:t xml:space="preserve"> (1, 1</w:t>
      </w:r>
      <w:r w:rsidR="009D4DD5">
        <w:t>, 'Platinum</w:t>
      </w:r>
      <w:r w:rsidR="00A5596E">
        <w:t>'</w:t>
      </w:r>
      <w:r w:rsidR="009C7408">
        <w:t>)</w:t>
      </w:r>
      <w:r w:rsidR="009D4DD5">
        <w:t xml:space="preserve"> into Medals</w:t>
      </w:r>
      <w:r w:rsidR="00A5596E">
        <w:t>.</w:t>
      </w:r>
    </w:p>
    <w:p w14:paraId="23386CDD" w14:textId="77777777" w:rsidR="000710A6" w:rsidRDefault="000710A6" w:rsidP="000710A6">
      <w:pPr>
        <w:ind w:left="720"/>
        <w:rPr>
          <w:bCs/>
          <w:szCs w:val="20"/>
        </w:rPr>
      </w:pPr>
    </w:p>
    <w:p w14:paraId="46B52643" w14:textId="052A6625" w:rsidR="000710A6" w:rsidRPr="00834BD7" w:rsidRDefault="00092883" w:rsidP="000710A6">
      <w:pPr>
        <w:ind w:left="720"/>
        <w:rPr>
          <w:bCs/>
          <w:szCs w:val="20"/>
        </w:rPr>
      </w:pPr>
      <w:r w:rsidRPr="00834BD7">
        <w:rPr>
          <w:rFonts w:ascii="Times New Roman" w:eastAsia="Times New Roman" w:hAnsi="Times New Roman" w:cs="Times New Roman"/>
          <w:noProof/>
          <w:szCs w:val="20"/>
          <w:lang w:eastAsia="en-AU"/>
        </w:rPr>
        <mc:AlternateContent>
          <mc:Choice Requires="wps">
            <w:drawing>
              <wp:anchor distT="0" distB="0" distL="114300" distR="114300" simplePos="0" relativeHeight="251658243" behindDoc="0" locked="0" layoutInCell="1" allowOverlap="1" wp14:anchorId="69131360" wp14:editId="7BF0F605">
                <wp:simplePos x="0" y="0"/>
                <wp:positionH relativeFrom="column">
                  <wp:posOffset>444402</wp:posOffset>
                </wp:positionH>
                <wp:positionV relativeFrom="paragraph">
                  <wp:posOffset>28282</wp:posOffset>
                </wp:positionV>
                <wp:extent cx="5673090" cy="1070708"/>
                <wp:effectExtent l="0" t="0" r="16510" b="8890"/>
                <wp:wrapNone/>
                <wp:docPr id="23" name="Rectangle 23"/>
                <wp:cNvGraphicFramePr/>
                <a:graphic xmlns:a="http://schemas.openxmlformats.org/drawingml/2006/main">
                  <a:graphicData uri="http://schemas.microsoft.com/office/word/2010/wordprocessingShape">
                    <wps:wsp>
                      <wps:cNvSpPr/>
                      <wps:spPr>
                        <a:xfrm>
                          <a:off x="0" y="0"/>
                          <a:ext cx="5673090" cy="107070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455DAF" w14:textId="313E55CA" w:rsidR="000710A6" w:rsidRPr="00040B72" w:rsidRDefault="000710A6" w:rsidP="00705D48">
                            <w:pPr>
                              <w:rPr>
                                <w:szCs w:val="20"/>
                              </w:rPr>
                            </w:pPr>
                          </w:p>
                          <w:p w14:paraId="12E58B10" w14:textId="52B52531" w:rsidR="000F398F" w:rsidRPr="00367266" w:rsidRDefault="000F398F" w:rsidP="000710A6">
                            <w:pPr>
                              <w:rPr>
                                <w:color w:val="C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31360" id="Rectangle 23" o:spid="_x0000_s1036" style="position:absolute;left:0;text-align:left;margin-left:35pt;margin-top:2.25pt;width:446.7pt;height:84.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" fillcolor="white [3201]" strokecolor="#51247a [3204]" strokeweight="1pt">
                <v:textbox>
                  <w:txbxContent>
                    <w:p w14:paraId="02455DAF" w14:textId="313E55CA" w:rsidR="000710A6" w:rsidRPr="00040B72" w:rsidRDefault="000710A6" w:rsidP="00705D48">
                      <w:pPr>
                        <w:rPr>
                          <w:szCs w:val="20"/>
                        </w:rPr>
                      </w:pPr>
                    </w:p>
                    <w:p w14:paraId="12E58B10" w14:textId="52B52531" w:rsidR="000F398F" w:rsidRPr="00367266" w:rsidRDefault="000F398F" w:rsidP="000710A6">
                      <w:pPr>
                        <w:rPr>
                          <w:color w:val="C00000"/>
                          <w:szCs w:val="20"/>
                        </w:rPr>
                      </w:pPr>
                    </w:p>
                  </w:txbxContent>
                </v:textbox>
              </v:rect>
            </w:pict>
          </mc:Fallback>
        </mc:AlternateContent>
      </w:r>
    </w:p>
    <w:p w14:paraId="2E89B939" w14:textId="77777777" w:rsidR="000710A6" w:rsidRPr="00834BD7" w:rsidRDefault="000710A6" w:rsidP="000710A6">
      <w:pPr>
        <w:rPr>
          <w:bCs/>
          <w:szCs w:val="20"/>
        </w:rPr>
      </w:pPr>
    </w:p>
    <w:p w14:paraId="74939439" w14:textId="77777777" w:rsidR="000710A6" w:rsidRPr="00834BD7" w:rsidRDefault="000710A6" w:rsidP="000710A6">
      <w:pPr>
        <w:rPr>
          <w:bCs/>
          <w:szCs w:val="20"/>
        </w:rPr>
      </w:pPr>
    </w:p>
    <w:p w14:paraId="5CAA4AB6" w14:textId="77777777" w:rsidR="000710A6" w:rsidRPr="00834BD7" w:rsidRDefault="000710A6" w:rsidP="000710A6">
      <w:pPr>
        <w:rPr>
          <w:bCs/>
          <w:szCs w:val="20"/>
        </w:rPr>
      </w:pPr>
    </w:p>
    <w:p w14:paraId="0C0119A3" w14:textId="77777777" w:rsidR="000710A6" w:rsidRPr="00834BD7" w:rsidRDefault="000710A6" w:rsidP="000710A6">
      <w:pPr>
        <w:rPr>
          <w:bCs/>
          <w:szCs w:val="20"/>
        </w:rPr>
      </w:pPr>
    </w:p>
    <w:p w14:paraId="21413CD0" w14:textId="77777777" w:rsidR="000710A6" w:rsidRPr="00834BD7" w:rsidRDefault="000710A6" w:rsidP="000710A6">
      <w:pPr>
        <w:rPr>
          <w:bCs/>
          <w:szCs w:val="20"/>
        </w:rPr>
      </w:pPr>
    </w:p>
    <w:p w14:paraId="5EC6ACAF" w14:textId="77777777" w:rsidR="000710A6" w:rsidRPr="00834BD7" w:rsidRDefault="000710A6" w:rsidP="000710A6">
      <w:pPr>
        <w:rPr>
          <w:bCs/>
          <w:szCs w:val="20"/>
        </w:rPr>
      </w:pPr>
    </w:p>
    <w:p w14:paraId="576979FB" w14:textId="77777777" w:rsidR="000710A6" w:rsidRPr="00834BD7" w:rsidRDefault="000710A6" w:rsidP="000710A6">
      <w:pPr>
        <w:rPr>
          <w:bCs/>
          <w:szCs w:val="20"/>
        </w:rPr>
      </w:pPr>
    </w:p>
    <w:p w14:paraId="04796535" w14:textId="77777777" w:rsidR="000710A6" w:rsidRPr="00834BD7" w:rsidRDefault="000710A6" w:rsidP="000710A6">
      <w:pPr>
        <w:rPr>
          <w:bCs/>
          <w:szCs w:val="20"/>
        </w:rPr>
      </w:pPr>
    </w:p>
    <w:p w14:paraId="3BF38787" w14:textId="43D7E457" w:rsidR="00165C7B" w:rsidRDefault="00FD43F9" w:rsidP="00FD43F9">
      <w:r w:rsidRPr="00FD43F9">
        <w:rPr>
          <w:b/>
          <w:bCs/>
        </w:rPr>
        <w:t>2.1.</w:t>
      </w:r>
      <w:r>
        <w:rPr>
          <w:b/>
          <w:bCs/>
        </w:rPr>
        <w:t>b</w:t>
      </w:r>
      <w:r>
        <w:t xml:space="preserve">. </w:t>
      </w:r>
      <w:r w:rsidR="009E1305">
        <w:t>Delete</w:t>
      </w:r>
      <w:r w:rsidR="0059670E">
        <w:t xml:space="preserve"> (</w:t>
      </w:r>
      <w:r w:rsidR="00FA7745">
        <w:t>2</w:t>
      </w:r>
      <w:r w:rsidR="0059670E">
        <w:t xml:space="preserve">, </w:t>
      </w:r>
      <w:r w:rsidR="00FA7745">
        <w:t>China</w:t>
      </w:r>
      <w:r w:rsidR="0059670E">
        <w:t xml:space="preserve">, </w:t>
      </w:r>
      <w:r w:rsidR="00FA7745">
        <w:t>Asia</w:t>
      </w:r>
      <w:r w:rsidR="0059670E">
        <w:t xml:space="preserve">) </w:t>
      </w:r>
      <w:r w:rsidR="002A1C61">
        <w:t xml:space="preserve">from </w:t>
      </w:r>
      <w:r w:rsidR="00FA7745">
        <w:t>Countries</w:t>
      </w:r>
      <w:r w:rsidR="002A1C61">
        <w:t>.</w:t>
      </w:r>
    </w:p>
    <w:p w14:paraId="6BEBD2DB" w14:textId="3A943B10" w:rsidR="000710A6" w:rsidRPr="00165C7B" w:rsidRDefault="00182725" w:rsidP="00165C7B">
      <w:pPr>
        <w:ind w:left="720"/>
        <w:rPr>
          <w:bCs/>
          <w:szCs w:val="20"/>
        </w:rPr>
      </w:pPr>
      <w:r w:rsidRPr="00834BD7">
        <w:rPr>
          <w:noProof/>
          <w:lang w:eastAsia="en-AU"/>
        </w:rPr>
        <mc:AlternateContent>
          <mc:Choice Requires="wps">
            <w:drawing>
              <wp:anchor distT="0" distB="0" distL="114300" distR="114300" simplePos="0" relativeHeight="251658244" behindDoc="0" locked="0" layoutInCell="1" allowOverlap="1" wp14:anchorId="42A521C1" wp14:editId="6C63F19C">
                <wp:simplePos x="0" y="0"/>
                <wp:positionH relativeFrom="column">
                  <wp:posOffset>436587</wp:posOffset>
                </wp:positionH>
                <wp:positionV relativeFrom="paragraph">
                  <wp:posOffset>141117</wp:posOffset>
                </wp:positionV>
                <wp:extent cx="5673090" cy="976923"/>
                <wp:effectExtent l="0" t="0" r="16510" b="13970"/>
                <wp:wrapNone/>
                <wp:docPr id="24" name="Rectangle 24"/>
                <wp:cNvGraphicFramePr/>
                <a:graphic xmlns:a="http://schemas.openxmlformats.org/drawingml/2006/main">
                  <a:graphicData uri="http://schemas.microsoft.com/office/word/2010/wordprocessingShape">
                    <wps:wsp>
                      <wps:cNvSpPr/>
                      <wps:spPr>
                        <a:xfrm>
                          <a:off x="0" y="0"/>
                          <a:ext cx="5673090" cy="97692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C3F821" w14:textId="77777777" w:rsidR="000710A6" w:rsidRPr="00040B72" w:rsidRDefault="000710A6" w:rsidP="000710A6">
                            <w:pPr>
                              <w:rPr>
                                <w:b/>
                                <w:bCs/>
                                <w:szCs w:val="20"/>
                              </w:rPr>
                            </w:pPr>
                          </w:p>
                          <w:p w14:paraId="6D12CA0D" w14:textId="77777777" w:rsidR="000710A6" w:rsidRPr="00040B72" w:rsidRDefault="000710A6" w:rsidP="000710A6">
                            <w:pPr>
                              <w:rPr>
                                <w:szCs w:val="20"/>
                              </w:rPr>
                            </w:pPr>
                          </w:p>
                          <w:p w14:paraId="04DE3A2E" w14:textId="77777777" w:rsidR="000710A6" w:rsidRPr="00040B72" w:rsidRDefault="000710A6" w:rsidP="000710A6">
                            <w:pPr>
                              <w:rPr>
                                <w:szCs w:val="20"/>
                              </w:rPr>
                            </w:pPr>
                          </w:p>
                          <w:p w14:paraId="5C6AA816" w14:textId="77777777" w:rsidR="000710A6" w:rsidRPr="00040B72" w:rsidRDefault="000710A6" w:rsidP="000710A6">
                            <w:pPr>
                              <w:rPr>
                                <w:szCs w:val="20"/>
                              </w:rPr>
                            </w:pPr>
                          </w:p>
                          <w:p w14:paraId="02BF48BC" w14:textId="77777777" w:rsidR="000710A6" w:rsidRPr="00040B72" w:rsidRDefault="000710A6" w:rsidP="000710A6">
                            <w:pPr>
                              <w:rPr>
                                <w:szCs w:val="20"/>
                              </w:rPr>
                            </w:pPr>
                            <w:r w:rsidRPr="00040B72">
                              <w:rPr>
                                <w:szCs w:val="20"/>
                              </w:rPr>
                              <w:t xml:space="preserve"> </w:t>
                            </w:r>
                          </w:p>
                          <w:p w14:paraId="7F56079F" w14:textId="77777777" w:rsidR="000710A6" w:rsidRPr="00040B72" w:rsidRDefault="000710A6" w:rsidP="000710A6">
                            <w:pPr>
                              <w:rPr>
                                <w:szCs w:val="20"/>
                              </w:rPr>
                            </w:pPr>
                          </w:p>
                          <w:p w14:paraId="226F48DD" w14:textId="77777777" w:rsidR="000710A6" w:rsidRPr="00834BD7" w:rsidRDefault="000710A6" w:rsidP="000710A6">
                            <w:pPr>
                              <w:rPr>
                                <w:szCs w:val="20"/>
                              </w:rPr>
                            </w:pPr>
                          </w:p>
                          <w:p w14:paraId="224B18A2" w14:textId="0151F7F1" w:rsidR="000710A6" w:rsidRPr="00040B72" w:rsidRDefault="000710A6" w:rsidP="000710A6">
                            <w:pPr>
                              <w:rPr>
                                <w:szCs w:val="20"/>
                              </w:rPr>
                            </w:pPr>
                            <w:r>
                              <w:rPr>
                                <w:szCs w:val="20"/>
                              </w:rPr>
                              <w:t xml:space="preserve"> </w:t>
                            </w:r>
                            <w:r w:rsidR="00C760F9">
                              <w:rPr>
                                <w:szCs w:val="20"/>
                              </w:rP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521C1" id="Rectangle 24" o:spid="_x0000_s1037" style="position:absolute;left:0;text-align:left;margin-left:34.4pt;margin-top:11.1pt;width:446.7pt;height:76.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" fillcolor="white [3201]" strokecolor="#51247a [3204]" strokeweight="1pt">
                <v:textbox>
                  <w:txbxContent>
                    <w:p w14:paraId="04C3F821" w14:textId="77777777" w:rsidR="000710A6" w:rsidRPr="00040B72" w:rsidRDefault="000710A6" w:rsidP="000710A6">
                      <w:pPr>
                        <w:rPr>
                          <w:b/>
                          <w:bCs/>
                          <w:szCs w:val="20"/>
                        </w:rPr>
                      </w:pPr>
                    </w:p>
                    <w:p w14:paraId="6D12CA0D" w14:textId="77777777" w:rsidR="000710A6" w:rsidRPr="00040B72" w:rsidRDefault="000710A6" w:rsidP="000710A6">
                      <w:pPr>
                        <w:rPr>
                          <w:szCs w:val="20"/>
                        </w:rPr>
                      </w:pPr>
                    </w:p>
                    <w:p w14:paraId="04DE3A2E" w14:textId="77777777" w:rsidR="000710A6" w:rsidRPr="00040B72" w:rsidRDefault="000710A6" w:rsidP="000710A6">
                      <w:pPr>
                        <w:rPr>
                          <w:szCs w:val="20"/>
                        </w:rPr>
                      </w:pPr>
                    </w:p>
                    <w:p w14:paraId="5C6AA816" w14:textId="77777777" w:rsidR="000710A6" w:rsidRPr="00040B72" w:rsidRDefault="000710A6" w:rsidP="000710A6">
                      <w:pPr>
                        <w:rPr>
                          <w:szCs w:val="20"/>
                        </w:rPr>
                      </w:pPr>
                    </w:p>
                    <w:p w14:paraId="02BF48BC" w14:textId="77777777" w:rsidR="000710A6" w:rsidRPr="00040B72" w:rsidRDefault="000710A6" w:rsidP="000710A6">
                      <w:pPr>
                        <w:rPr>
                          <w:szCs w:val="20"/>
                        </w:rPr>
                      </w:pPr>
                      <w:r w:rsidRPr="00040B72">
                        <w:rPr>
                          <w:szCs w:val="20"/>
                        </w:rPr>
                        <w:t xml:space="preserve"> </w:t>
                      </w:r>
                    </w:p>
                    <w:p w14:paraId="7F56079F" w14:textId="77777777" w:rsidR="000710A6" w:rsidRPr="00040B72" w:rsidRDefault="000710A6" w:rsidP="000710A6">
                      <w:pPr>
                        <w:rPr>
                          <w:szCs w:val="20"/>
                        </w:rPr>
                      </w:pPr>
                    </w:p>
                    <w:p w14:paraId="226F48DD" w14:textId="77777777" w:rsidR="000710A6" w:rsidRPr="00834BD7" w:rsidRDefault="000710A6" w:rsidP="000710A6">
                      <w:pPr>
                        <w:rPr>
                          <w:szCs w:val="20"/>
                        </w:rPr>
                      </w:pPr>
                    </w:p>
                    <w:p w14:paraId="224B18A2" w14:textId="0151F7F1" w:rsidR="000710A6" w:rsidRPr="00040B72" w:rsidRDefault="000710A6" w:rsidP="000710A6">
                      <w:pPr>
                        <w:rPr>
                          <w:szCs w:val="20"/>
                        </w:rPr>
                      </w:pPr>
                      <w:r>
                        <w:rPr>
                          <w:szCs w:val="20"/>
                        </w:rPr>
                        <w:t xml:space="preserve"> </w:t>
                      </w:r>
                      <w:r w:rsidR="00C760F9">
                        <w:rPr>
                          <w:szCs w:val="20"/>
                        </w:rPr>
                        <w:t xml:space="preserve">A </w:t>
                      </w:r>
                    </w:p>
                  </w:txbxContent>
                </v:textbox>
              </v:rect>
            </w:pict>
          </mc:Fallback>
        </mc:AlternateContent>
      </w:r>
    </w:p>
    <w:p w14:paraId="51051F0F" w14:textId="68E28EBA" w:rsidR="000710A6" w:rsidRDefault="000710A6" w:rsidP="000710A6">
      <w:pPr>
        <w:ind w:left="720"/>
        <w:rPr>
          <w:bCs/>
          <w:szCs w:val="20"/>
        </w:rPr>
      </w:pPr>
    </w:p>
    <w:p w14:paraId="4C8553E5" w14:textId="24A5F38B" w:rsidR="000710A6" w:rsidRPr="00040B72" w:rsidRDefault="000710A6" w:rsidP="000710A6">
      <w:pPr>
        <w:ind w:left="720"/>
        <w:rPr>
          <w:bCs/>
          <w:szCs w:val="20"/>
        </w:rPr>
      </w:pPr>
    </w:p>
    <w:p w14:paraId="31F0630A" w14:textId="3EA41250" w:rsidR="000710A6" w:rsidRPr="00834BD7" w:rsidRDefault="000710A6" w:rsidP="000710A6">
      <w:pPr>
        <w:pStyle w:val="ListParagraph"/>
        <w:ind w:left="1440"/>
        <w:rPr>
          <w:bCs/>
          <w:szCs w:val="20"/>
        </w:rPr>
      </w:pPr>
    </w:p>
    <w:p w14:paraId="6077F5C7" w14:textId="77777777" w:rsidR="00165C7B" w:rsidRPr="00834BD7" w:rsidRDefault="00165C7B" w:rsidP="000710A6">
      <w:pPr>
        <w:rPr>
          <w:rFonts w:asciiTheme="majorHAnsi" w:eastAsiaTheme="majorEastAsia" w:hAnsiTheme="majorHAnsi" w:cstheme="majorBidi"/>
          <w:color w:val="51247A" w:themeColor="accent1"/>
          <w:szCs w:val="20"/>
        </w:rPr>
      </w:pPr>
    </w:p>
    <w:p w14:paraId="19B96DD3" w14:textId="77777777" w:rsidR="001346E5" w:rsidRPr="00834BD7" w:rsidRDefault="001346E5" w:rsidP="000710A6">
      <w:pPr>
        <w:pStyle w:val="BodyText"/>
        <w:rPr>
          <w:szCs w:val="20"/>
        </w:rPr>
      </w:pPr>
    </w:p>
    <w:p w14:paraId="55D5B2DD" w14:textId="757AD49E" w:rsidR="00690AF3" w:rsidRDefault="00690AF3" w:rsidP="00690AF3"/>
    <w:p w14:paraId="07538311" w14:textId="7D5375E9" w:rsidR="00690AF3" w:rsidRDefault="00FD43F9" w:rsidP="00FD43F9">
      <w:r w:rsidRPr="00FD43F9">
        <w:rPr>
          <w:b/>
          <w:bCs/>
        </w:rPr>
        <w:t>2.1.</w:t>
      </w:r>
      <w:r>
        <w:rPr>
          <w:b/>
          <w:bCs/>
        </w:rPr>
        <w:t>c</w:t>
      </w:r>
      <w:r>
        <w:t xml:space="preserve">. </w:t>
      </w:r>
      <w:r w:rsidR="00CC676C">
        <w:t>U</w:t>
      </w:r>
      <w:r w:rsidR="005B0004">
        <w:t>pdate (</w:t>
      </w:r>
      <w:r w:rsidR="00FE67C8">
        <w:t>3</w:t>
      </w:r>
      <w:r w:rsidR="005B0004">
        <w:t xml:space="preserve">, </w:t>
      </w:r>
      <w:r w:rsidR="00FE67C8">
        <w:t>3</w:t>
      </w:r>
      <w:r w:rsidR="005B0004">
        <w:t xml:space="preserve">, </w:t>
      </w:r>
      <w:r w:rsidR="00FE67C8">
        <w:t>Bronze</w:t>
      </w:r>
      <w:r w:rsidR="005B0004">
        <w:t xml:space="preserve">) in </w:t>
      </w:r>
      <w:r w:rsidR="005873ED">
        <w:t>Medals to (2, 3, Bronze)</w:t>
      </w:r>
    </w:p>
    <w:p w14:paraId="5AD6795F" w14:textId="70FB0880" w:rsidR="00690AF3" w:rsidRDefault="00690AF3" w:rsidP="00690AF3"/>
    <w:p w14:paraId="6EC9F789" w14:textId="02006ACA" w:rsidR="000710A6" w:rsidRDefault="001346E5" w:rsidP="005873ED">
      <w:pPr>
        <w:rPr>
          <w:szCs w:val="20"/>
        </w:rPr>
      </w:pPr>
      <w:r w:rsidRPr="00834BD7">
        <w:rPr>
          <w:noProof/>
          <w:szCs w:val="20"/>
          <w:lang w:eastAsia="en-AU"/>
        </w:rPr>
        <mc:AlternateContent>
          <mc:Choice Requires="wps">
            <w:drawing>
              <wp:anchor distT="0" distB="0" distL="114300" distR="114300" simplePos="0" relativeHeight="251658245" behindDoc="0" locked="0" layoutInCell="1" allowOverlap="1" wp14:anchorId="07E7E498" wp14:editId="5713CB1F">
                <wp:simplePos x="0" y="0"/>
                <wp:positionH relativeFrom="column">
                  <wp:posOffset>397510</wp:posOffset>
                </wp:positionH>
                <wp:positionV relativeFrom="paragraph">
                  <wp:posOffset>28770</wp:posOffset>
                </wp:positionV>
                <wp:extent cx="5673090" cy="945662"/>
                <wp:effectExtent l="0" t="0" r="16510" b="6985"/>
                <wp:wrapNone/>
                <wp:docPr id="25" name="Rectangle 25"/>
                <wp:cNvGraphicFramePr/>
                <a:graphic xmlns:a="http://schemas.openxmlformats.org/drawingml/2006/main">
                  <a:graphicData uri="http://schemas.microsoft.com/office/word/2010/wordprocessingShape">
                    <wps:wsp>
                      <wps:cNvSpPr/>
                      <wps:spPr>
                        <a:xfrm>
                          <a:off x="0" y="0"/>
                          <a:ext cx="5673090" cy="94566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3E14A3" w14:textId="77777777" w:rsidR="000710A6" w:rsidRPr="00040B72" w:rsidRDefault="000710A6" w:rsidP="000710A6">
                            <w:pPr>
                              <w:rPr>
                                <w:szCs w:val="20"/>
                              </w:rPr>
                            </w:pPr>
                          </w:p>
                          <w:p w14:paraId="0DAA8EA7" w14:textId="77777777" w:rsidR="000710A6" w:rsidRPr="00040B72" w:rsidRDefault="000710A6" w:rsidP="000710A6">
                            <w:pPr>
                              <w:rPr>
                                <w:szCs w:val="20"/>
                              </w:rPr>
                            </w:pPr>
                            <w:r w:rsidRPr="00040B72">
                              <w:rPr>
                                <w:szCs w:val="20"/>
                              </w:rPr>
                              <w:t xml:space="preserve"> </w:t>
                            </w:r>
                          </w:p>
                          <w:p w14:paraId="632F638C" w14:textId="77777777" w:rsidR="000710A6" w:rsidRPr="00040B72" w:rsidRDefault="000710A6" w:rsidP="000710A6">
                            <w:pPr>
                              <w:rPr>
                                <w:szCs w:val="20"/>
                              </w:rPr>
                            </w:pPr>
                          </w:p>
                          <w:p w14:paraId="2C0AEB9F" w14:textId="77777777" w:rsidR="000710A6" w:rsidRPr="00834BD7" w:rsidRDefault="000710A6" w:rsidP="000710A6">
                            <w:pPr>
                              <w:rPr>
                                <w:szCs w:val="20"/>
                              </w:rPr>
                            </w:pPr>
                          </w:p>
                          <w:p w14:paraId="39FDEC9B" w14:textId="77777777" w:rsidR="000710A6" w:rsidRPr="00040B72" w:rsidRDefault="000710A6" w:rsidP="000710A6">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7E498" id="Rectangle 25" o:spid="_x0000_s1038" style="position:absolute;margin-left:31.3pt;margin-top:2.25pt;width:446.7pt;height:74.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" fillcolor="white [3201]" strokecolor="#51247a [3204]" strokeweight="1pt">
                <v:textbox>
                  <w:txbxContent>
                    <w:p w14:paraId="693E14A3" w14:textId="77777777" w:rsidR="000710A6" w:rsidRPr="00040B72" w:rsidRDefault="000710A6" w:rsidP="000710A6">
                      <w:pPr>
                        <w:rPr>
                          <w:szCs w:val="20"/>
                        </w:rPr>
                      </w:pPr>
                    </w:p>
                    <w:p w14:paraId="0DAA8EA7" w14:textId="77777777" w:rsidR="000710A6" w:rsidRPr="00040B72" w:rsidRDefault="000710A6" w:rsidP="000710A6">
                      <w:pPr>
                        <w:rPr>
                          <w:szCs w:val="20"/>
                        </w:rPr>
                      </w:pPr>
                      <w:r w:rsidRPr="00040B72">
                        <w:rPr>
                          <w:szCs w:val="20"/>
                        </w:rPr>
                        <w:t xml:space="preserve"> </w:t>
                      </w:r>
                    </w:p>
                    <w:p w14:paraId="632F638C" w14:textId="77777777" w:rsidR="000710A6" w:rsidRPr="00040B72" w:rsidRDefault="000710A6" w:rsidP="000710A6">
                      <w:pPr>
                        <w:rPr>
                          <w:szCs w:val="20"/>
                        </w:rPr>
                      </w:pPr>
                    </w:p>
                    <w:p w14:paraId="2C0AEB9F" w14:textId="77777777" w:rsidR="000710A6" w:rsidRPr="00834BD7" w:rsidRDefault="000710A6" w:rsidP="000710A6">
                      <w:pPr>
                        <w:rPr>
                          <w:szCs w:val="20"/>
                        </w:rPr>
                      </w:pPr>
                    </w:p>
                    <w:p w14:paraId="39FDEC9B" w14:textId="77777777" w:rsidR="000710A6" w:rsidRPr="00040B72" w:rsidRDefault="000710A6" w:rsidP="000710A6">
                      <w:pPr>
                        <w:rPr>
                          <w:szCs w:val="20"/>
                        </w:rPr>
                      </w:pPr>
                    </w:p>
                  </w:txbxContent>
                </v:textbox>
              </v:rect>
            </w:pict>
          </mc:Fallback>
        </mc:AlternateContent>
      </w:r>
    </w:p>
    <w:p w14:paraId="552A315D" w14:textId="77777777" w:rsidR="000710A6" w:rsidRDefault="000710A6" w:rsidP="000710A6">
      <w:pPr>
        <w:ind w:left="720"/>
        <w:rPr>
          <w:szCs w:val="20"/>
        </w:rPr>
      </w:pPr>
    </w:p>
    <w:p w14:paraId="4EB49A85" w14:textId="77777777" w:rsidR="000710A6" w:rsidRPr="00757F0F" w:rsidRDefault="000710A6" w:rsidP="000710A6">
      <w:pPr>
        <w:ind w:left="720"/>
        <w:rPr>
          <w:szCs w:val="20"/>
        </w:rPr>
      </w:pPr>
    </w:p>
    <w:p w14:paraId="0198C313" w14:textId="77777777" w:rsidR="000710A6" w:rsidRDefault="000710A6" w:rsidP="000710A6">
      <w:pPr>
        <w:ind w:left="720"/>
        <w:rPr>
          <w:szCs w:val="20"/>
        </w:rPr>
      </w:pPr>
    </w:p>
    <w:p w14:paraId="5C8072D0" w14:textId="77777777" w:rsidR="000710A6" w:rsidRPr="00040B72" w:rsidRDefault="000710A6" w:rsidP="000710A6">
      <w:pPr>
        <w:ind w:left="720"/>
        <w:rPr>
          <w:szCs w:val="20"/>
        </w:rPr>
      </w:pPr>
    </w:p>
    <w:p w14:paraId="46C17745" w14:textId="77777777" w:rsidR="000710A6" w:rsidRPr="00834BD7" w:rsidRDefault="000710A6" w:rsidP="000710A6">
      <w:pPr>
        <w:rPr>
          <w:bCs/>
          <w:szCs w:val="20"/>
        </w:rPr>
      </w:pPr>
    </w:p>
    <w:p w14:paraId="7E7D3466" w14:textId="24502FE2" w:rsidR="00690AF3" w:rsidRDefault="00690AF3" w:rsidP="000710A6">
      <w:pPr>
        <w:rPr>
          <w:rFonts w:asciiTheme="majorHAnsi" w:eastAsiaTheme="majorEastAsia" w:hAnsiTheme="majorHAnsi" w:cstheme="majorBidi"/>
          <w:color w:val="51247A" w:themeColor="accent1"/>
          <w:szCs w:val="20"/>
        </w:rPr>
      </w:pPr>
    </w:p>
    <w:p w14:paraId="3349AA46" w14:textId="2C16099C" w:rsidR="00690AF3" w:rsidRDefault="00690AF3" w:rsidP="000710A6">
      <w:pPr>
        <w:rPr>
          <w:rFonts w:asciiTheme="majorHAnsi" w:eastAsiaTheme="majorEastAsia" w:hAnsiTheme="majorHAnsi" w:cstheme="majorBidi"/>
          <w:color w:val="51247A" w:themeColor="accent1"/>
          <w:szCs w:val="20"/>
        </w:rPr>
      </w:pPr>
    </w:p>
    <w:p w14:paraId="59156C84" w14:textId="0F0B11A7" w:rsidR="00F82A4F" w:rsidRDefault="00FD43F9" w:rsidP="00FD43F9">
      <w:r w:rsidRPr="00FD43F9">
        <w:rPr>
          <w:b/>
          <w:bCs/>
        </w:rPr>
        <w:t>2.1.</w:t>
      </w:r>
      <w:r>
        <w:rPr>
          <w:b/>
          <w:bCs/>
        </w:rPr>
        <w:t>d</w:t>
      </w:r>
      <w:r>
        <w:t xml:space="preserve">. </w:t>
      </w:r>
      <w:r w:rsidR="00F82A4F">
        <w:t>Update (3, 3, Bronze) in Medals to (</w:t>
      </w:r>
      <w:r w:rsidR="00D330A8">
        <w:t>3</w:t>
      </w:r>
      <w:r w:rsidR="00F82A4F">
        <w:t xml:space="preserve">, </w:t>
      </w:r>
      <w:r w:rsidR="00D330A8">
        <w:t>2</w:t>
      </w:r>
      <w:r w:rsidR="00F82A4F">
        <w:t>, Bronze)</w:t>
      </w:r>
    </w:p>
    <w:p w14:paraId="649C5C7D" w14:textId="6AAF2290" w:rsidR="000710A6" w:rsidRPr="00834BD7" w:rsidRDefault="00690AF3" w:rsidP="000710A6">
      <w:pPr>
        <w:ind w:left="720"/>
        <w:rPr>
          <w:bCs/>
          <w:szCs w:val="20"/>
        </w:rPr>
      </w:pPr>
      <w:r w:rsidRPr="00834BD7">
        <w:rPr>
          <w:bCs/>
          <w:noProof/>
          <w:szCs w:val="20"/>
        </w:rPr>
        <mc:AlternateContent>
          <mc:Choice Requires="wps">
            <w:drawing>
              <wp:anchor distT="0" distB="0" distL="114300" distR="114300" simplePos="0" relativeHeight="251658246" behindDoc="0" locked="0" layoutInCell="1" allowOverlap="1" wp14:anchorId="3EC39D64" wp14:editId="22C3B353">
                <wp:simplePos x="0" y="0"/>
                <wp:positionH relativeFrom="column">
                  <wp:posOffset>452218</wp:posOffset>
                </wp:positionH>
                <wp:positionV relativeFrom="paragraph">
                  <wp:posOffset>72391</wp:posOffset>
                </wp:positionV>
                <wp:extent cx="5673090" cy="890954"/>
                <wp:effectExtent l="0" t="0" r="16510" b="10795"/>
                <wp:wrapNone/>
                <wp:docPr id="26" name="Rectangle 26"/>
                <wp:cNvGraphicFramePr/>
                <a:graphic xmlns:a="http://schemas.openxmlformats.org/drawingml/2006/main">
                  <a:graphicData uri="http://schemas.microsoft.com/office/word/2010/wordprocessingShape">
                    <wps:wsp>
                      <wps:cNvSpPr/>
                      <wps:spPr>
                        <a:xfrm>
                          <a:off x="0" y="0"/>
                          <a:ext cx="5673090" cy="89095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0D8479" w14:textId="3EC79ED3" w:rsidR="000710A6" w:rsidRPr="00367266" w:rsidRDefault="000710A6" w:rsidP="000710A6">
                            <w:pPr>
                              <w:rPr>
                                <w:color w:val="C00000"/>
                                <w:szCs w:val="20"/>
                              </w:rPr>
                            </w:pPr>
                          </w:p>
                          <w:p w14:paraId="45882DBF" w14:textId="77777777" w:rsidR="000710A6" w:rsidRPr="00040B72" w:rsidRDefault="000710A6" w:rsidP="000710A6">
                            <w:pPr>
                              <w:rPr>
                                <w:szCs w:val="20"/>
                              </w:rPr>
                            </w:pPr>
                          </w:p>
                          <w:p w14:paraId="144FBF7F" w14:textId="77777777" w:rsidR="000710A6" w:rsidRPr="00040B72" w:rsidRDefault="000710A6" w:rsidP="000710A6">
                            <w:pPr>
                              <w:rPr>
                                <w:b/>
                                <w:bCs/>
                                <w:szCs w:val="20"/>
                              </w:rPr>
                            </w:pPr>
                          </w:p>
                          <w:p w14:paraId="52722D13" w14:textId="77777777" w:rsidR="000710A6" w:rsidRPr="00040B72" w:rsidRDefault="000710A6" w:rsidP="000710A6">
                            <w:pPr>
                              <w:rPr>
                                <w:szCs w:val="20"/>
                              </w:rPr>
                            </w:pPr>
                          </w:p>
                          <w:p w14:paraId="013805C0" w14:textId="77777777" w:rsidR="000710A6" w:rsidRPr="00040B72" w:rsidRDefault="000710A6" w:rsidP="000710A6">
                            <w:pPr>
                              <w:rPr>
                                <w:szCs w:val="20"/>
                              </w:rPr>
                            </w:pPr>
                          </w:p>
                          <w:p w14:paraId="5D41540A" w14:textId="77777777" w:rsidR="000710A6" w:rsidRPr="00040B72" w:rsidRDefault="000710A6" w:rsidP="000710A6">
                            <w:pPr>
                              <w:rPr>
                                <w:szCs w:val="20"/>
                              </w:rPr>
                            </w:pPr>
                          </w:p>
                          <w:p w14:paraId="2E41F3CE" w14:textId="77777777" w:rsidR="000710A6" w:rsidRPr="00040B72" w:rsidRDefault="000710A6" w:rsidP="000710A6">
                            <w:pPr>
                              <w:rPr>
                                <w:szCs w:val="20"/>
                              </w:rPr>
                            </w:pPr>
                            <w:r w:rsidRPr="00040B72">
                              <w:rPr>
                                <w:szCs w:val="20"/>
                              </w:rPr>
                              <w:t xml:space="preserve"> </w:t>
                            </w:r>
                          </w:p>
                          <w:p w14:paraId="3332E18E" w14:textId="77777777" w:rsidR="000710A6" w:rsidRPr="00040B72" w:rsidRDefault="000710A6" w:rsidP="000710A6">
                            <w:pPr>
                              <w:rPr>
                                <w:szCs w:val="20"/>
                              </w:rPr>
                            </w:pPr>
                          </w:p>
                          <w:p w14:paraId="4203D582" w14:textId="77777777" w:rsidR="000710A6" w:rsidRPr="00834BD7" w:rsidRDefault="000710A6" w:rsidP="000710A6">
                            <w:pPr>
                              <w:rPr>
                                <w:szCs w:val="20"/>
                              </w:rPr>
                            </w:pPr>
                          </w:p>
                          <w:p w14:paraId="2822BCA9" w14:textId="77777777" w:rsidR="000710A6" w:rsidRPr="00B6739B" w:rsidRDefault="000710A6" w:rsidP="000710A6">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39D64" id="Rectangle 26" o:spid="_x0000_s1039" style="position:absolute;left:0;text-align:left;margin-left:35.6pt;margin-top:5.7pt;width:446.7pt;height:70.1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" fillcolor="white [3201]" strokecolor="#51247a [3204]" strokeweight="1pt">
                <v:textbox>
                  <w:txbxContent>
                    <w:p w14:paraId="670D8479" w14:textId="3EC79ED3" w:rsidR="000710A6" w:rsidRPr="00367266" w:rsidRDefault="000710A6" w:rsidP="000710A6">
                      <w:pPr>
                        <w:rPr>
                          <w:color w:val="C00000"/>
                          <w:szCs w:val="20"/>
                        </w:rPr>
                      </w:pPr>
                    </w:p>
                    <w:p w14:paraId="45882DBF" w14:textId="77777777" w:rsidR="000710A6" w:rsidRPr="00040B72" w:rsidRDefault="000710A6" w:rsidP="000710A6">
                      <w:pPr>
                        <w:rPr>
                          <w:szCs w:val="20"/>
                        </w:rPr>
                      </w:pPr>
                    </w:p>
                    <w:p w14:paraId="144FBF7F" w14:textId="77777777" w:rsidR="000710A6" w:rsidRPr="00040B72" w:rsidRDefault="000710A6" w:rsidP="000710A6">
                      <w:pPr>
                        <w:rPr>
                          <w:b/>
                          <w:bCs/>
                          <w:szCs w:val="20"/>
                        </w:rPr>
                      </w:pPr>
                    </w:p>
                    <w:p w14:paraId="52722D13" w14:textId="77777777" w:rsidR="000710A6" w:rsidRPr="00040B72" w:rsidRDefault="000710A6" w:rsidP="000710A6">
                      <w:pPr>
                        <w:rPr>
                          <w:szCs w:val="20"/>
                        </w:rPr>
                      </w:pPr>
                    </w:p>
                    <w:p w14:paraId="013805C0" w14:textId="77777777" w:rsidR="000710A6" w:rsidRPr="00040B72" w:rsidRDefault="000710A6" w:rsidP="000710A6">
                      <w:pPr>
                        <w:rPr>
                          <w:szCs w:val="20"/>
                        </w:rPr>
                      </w:pPr>
                    </w:p>
                    <w:p w14:paraId="5D41540A" w14:textId="77777777" w:rsidR="000710A6" w:rsidRPr="00040B72" w:rsidRDefault="000710A6" w:rsidP="000710A6">
                      <w:pPr>
                        <w:rPr>
                          <w:szCs w:val="20"/>
                        </w:rPr>
                      </w:pPr>
                    </w:p>
                    <w:p w14:paraId="2E41F3CE" w14:textId="77777777" w:rsidR="000710A6" w:rsidRPr="00040B72" w:rsidRDefault="000710A6" w:rsidP="000710A6">
                      <w:pPr>
                        <w:rPr>
                          <w:szCs w:val="20"/>
                        </w:rPr>
                      </w:pPr>
                      <w:r w:rsidRPr="00040B72">
                        <w:rPr>
                          <w:szCs w:val="20"/>
                        </w:rPr>
                        <w:t xml:space="preserve"> </w:t>
                      </w:r>
                    </w:p>
                    <w:p w14:paraId="3332E18E" w14:textId="77777777" w:rsidR="000710A6" w:rsidRPr="00040B72" w:rsidRDefault="000710A6" w:rsidP="000710A6">
                      <w:pPr>
                        <w:rPr>
                          <w:szCs w:val="20"/>
                        </w:rPr>
                      </w:pPr>
                    </w:p>
                    <w:p w14:paraId="4203D582" w14:textId="77777777" w:rsidR="000710A6" w:rsidRPr="00834BD7" w:rsidRDefault="000710A6" w:rsidP="000710A6">
                      <w:pPr>
                        <w:rPr>
                          <w:szCs w:val="20"/>
                        </w:rPr>
                      </w:pPr>
                    </w:p>
                    <w:p w14:paraId="2822BCA9" w14:textId="77777777" w:rsidR="000710A6" w:rsidRPr="00B6739B" w:rsidRDefault="000710A6" w:rsidP="000710A6">
                      <w:pPr>
                        <w:rPr>
                          <w:szCs w:val="20"/>
                        </w:rPr>
                      </w:pPr>
                    </w:p>
                  </w:txbxContent>
                </v:textbox>
              </v:rect>
            </w:pict>
          </mc:Fallback>
        </mc:AlternateContent>
      </w:r>
    </w:p>
    <w:p w14:paraId="5D9503DF" w14:textId="77777777" w:rsidR="000710A6" w:rsidRPr="00834BD7" w:rsidRDefault="000710A6" w:rsidP="000710A6">
      <w:pPr>
        <w:ind w:left="720"/>
        <w:rPr>
          <w:bCs/>
          <w:szCs w:val="20"/>
        </w:rPr>
      </w:pPr>
    </w:p>
    <w:p w14:paraId="38C26165" w14:textId="77777777" w:rsidR="000710A6" w:rsidRPr="00834BD7" w:rsidRDefault="000710A6" w:rsidP="000710A6">
      <w:pPr>
        <w:ind w:left="720"/>
        <w:rPr>
          <w:bCs/>
          <w:szCs w:val="20"/>
        </w:rPr>
      </w:pPr>
    </w:p>
    <w:p w14:paraId="141F424D" w14:textId="77777777" w:rsidR="000710A6" w:rsidRPr="00834BD7" w:rsidRDefault="000710A6" w:rsidP="000710A6">
      <w:pPr>
        <w:ind w:left="720"/>
        <w:rPr>
          <w:bCs/>
          <w:szCs w:val="20"/>
        </w:rPr>
      </w:pPr>
    </w:p>
    <w:p w14:paraId="0E3F38F3" w14:textId="666693EC" w:rsidR="000710A6" w:rsidRDefault="000710A6" w:rsidP="000710A6">
      <w:pPr>
        <w:rPr>
          <w:bCs/>
          <w:szCs w:val="20"/>
        </w:rPr>
      </w:pPr>
    </w:p>
    <w:p w14:paraId="5EB64450" w14:textId="77777777" w:rsidR="00E7026A" w:rsidRPr="00834BD7" w:rsidRDefault="00E7026A" w:rsidP="000710A6">
      <w:pPr>
        <w:rPr>
          <w:bCs/>
          <w:szCs w:val="20"/>
        </w:rPr>
      </w:pPr>
    </w:p>
    <w:p w14:paraId="6511D5E7" w14:textId="77777777" w:rsidR="00690AF3" w:rsidRPr="00690AF3" w:rsidRDefault="00690AF3" w:rsidP="00690AF3">
      <w:pPr>
        <w:rPr>
          <w:bCs/>
          <w:szCs w:val="20"/>
        </w:rPr>
      </w:pPr>
    </w:p>
    <w:p w14:paraId="7C8C0002" w14:textId="1227467D" w:rsidR="00690AF3" w:rsidRDefault="00690AF3" w:rsidP="00690AF3">
      <w:pPr>
        <w:rPr>
          <w:bCs/>
          <w:szCs w:val="20"/>
        </w:rPr>
      </w:pPr>
    </w:p>
    <w:p w14:paraId="07C7E1AF" w14:textId="1A29B9DD" w:rsidR="00690AF3" w:rsidRDefault="00690AF3" w:rsidP="00690AF3">
      <w:pPr>
        <w:rPr>
          <w:bCs/>
          <w:szCs w:val="20"/>
        </w:rPr>
      </w:pPr>
    </w:p>
    <w:p w14:paraId="29D77EE8" w14:textId="56D275FA" w:rsidR="001031B5" w:rsidRDefault="00FD43F9" w:rsidP="00FD43F9">
      <w:r w:rsidRPr="00FD43F9">
        <w:rPr>
          <w:b/>
          <w:bCs/>
        </w:rPr>
        <w:t>2.1.</w:t>
      </w:r>
      <w:r>
        <w:rPr>
          <w:b/>
          <w:bCs/>
        </w:rPr>
        <w:t>e</w:t>
      </w:r>
      <w:r>
        <w:t xml:space="preserve">. </w:t>
      </w:r>
      <w:r w:rsidR="001031B5">
        <w:t>Update (</w:t>
      </w:r>
      <w:r w:rsidR="00F84705">
        <w:t>5</w:t>
      </w:r>
      <w:r w:rsidR="001031B5">
        <w:t xml:space="preserve">, </w:t>
      </w:r>
      <w:r w:rsidR="00F84705">
        <w:t>5</w:t>
      </w:r>
      <w:r w:rsidR="001031B5">
        <w:t>, Bronze) in Medals to (</w:t>
      </w:r>
      <w:r w:rsidR="00F84705">
        <w:t>5</w:t>
      </w:r>
      <w:r w:rsidR="001031B5">
        <w:t xml:space="preserve">, </w:t>
      </w:r>
      <w:r w:rsidR="00F84705">
        <w:t>Null</w:t>
      </w:r>
      <w:r w:rsidR="001031B5">
        <w:t>, Bronze)</w:t>
      </w:r>
    </w:p>
    <w:p w14:paraId="4B2C47DF" w14:textId="77777777" w:rsidR="001031B5" w:rsidRPr="00834BD7" w:rsidRDefault="001031B5" w:rsidP="001031B5">
      <w:pPr>
        <w:ind w:left="720"/>
        <w:rPr>
          <w:bCs/>
          <w:szCs w:val="20"/>
        </w:rPr>
      </w:pPr>
      <w:r w:rsidRPr="00834BD7">
        <w:rPr>
          <w:bCs/>
          <w:noProof/>
          <w:szCs w:val="20"/>
        </w:rPr>
        <mc:AlternateContent>
          <mc:Choice Requires="wps">
            <w:drawing>
              <wp:anchor distT="0" distB="0" distL="114300" distR="114300" simplePos="0" relativeHeight="251658248" behindDoc="0" locked="0" layoutInCell="1" allowOverlap="1" wp14:anchorId="0B0E050C" wp14:editId="0EC9DEE2">
                <wp:simplePos x="0" y="0"/>
                <wp:positionH relativeFrom="column">
                  <wp:posOffset>452120</wp:posOffset>
                </wp:positionH>
                <wp:positionV relativeFrom="paragraph">
                  <wp:posOffset>72390</wp:posOffset>
                </wp:positionV>
                <wp:extent cx="5673090" cy="892800"/>
                <wp:effectExtent l="0" t="0" r="16510" b="9525"/>
                <wp:wrapNone/>
                <wp:docPr id="29" name="Rectangle 29"/>
                <wp:cNvGraphicFramePr/>
                <a:graphic xmlns:a="http://schemas.openxmlformats.org/drawingml/2006/main">
                  <a:graphicData uri="http://schemas.microsoft.com/office/word/2010/wordprocessingShape">
                    <wps:wsp>
                      <wps:cNvSpPr/>
                      <wps:spPr>
                        <a:xfrm>
                          <a:off x="0" y="0"/>
                          <a:ext cx="5673090" cy="892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9ECA35A" w14:textId="77777777" w:rsidR="001031B5" w:rsidRDefault="001031B5" w:rsidP="001031B5">
                            <w:pPr>
                              <w:rPr>
                                <w:b/>
                                <w:bCs/>
                                <w:szCs w:val="20"/>
                              </w:rPr>
                            </w:pPr>
                          </w:p>
                          <w:p w14:paraId="763BF1F1" w14:textId="77777777" w:rsidR="001031B5" w:rsidRPr="00040B72" w:rsidRDefault="001031B5" w:rsidP="001031B5">
                            <w:pPr>
                              <w:rPr>
                                <w:b/>
                                <w:bCs/>
                                <w:szCs w:val="20"/>
                              </w:rPr>
                            </w:pPr>
                          </w:p>
                          <w:p w14:paraId="74BD91E0" w14:textId="77777777" w:rsidR="001031B5" w:rsidRPr="00040B72" w:rsidRDefault="001031B5" w:rsidP="001031B5">
                            <w:pPr>
                              <w:rPr>
                                <w:szCs w:val="20"/>
                              </w:rPr>
                            </w:pPr>
                          </w:p>
                          <w:p w14:paraId="27922ACC" w14:textId="77777777" w:rsidR="001031B5" w:rsidRPr="00040B72" w:rsidRDefault="001031B5" w:rsidP="001031B5">
                            <w:pPr>
                              <w:rPr>
                                <w:szCs w:val="20"/>
                              </w:rPr>
                            </w:pPr>
                          </w:p>
                          <w:p w14:paraId="2D80A7A8" w14:textId="77777777" w:rsidR="001031B5" w:rsidRPr="00040B72" w:rsidRDefault="001031B5" w:rsidP="001031B5">
                            <w:pPr>
                              <w:rPr>
                                <w:szCs w:val="20"/>
                              </w:rPr>
                            </w:pPr>
                          </w:p>
                          <w:p w14:paraId="3BAC9FD0" w14:textId="77777777" w:rsidR="001031B5" w:rsidRPr="00040B72" w:rsidRDefault="001031B5" w:rsidP="001031B5">
                            <w:pPr>
                              <w:rPr>
                                <w:szCs w:val="20"/>
                              </w:rPr>
                            </w:pPr>
                            <w:r w:rsidRPr="00040B72">
                              <w:rPr>
                                <w:szCs w:val="20"/>
                              </w:rPr>
                              <w:t xml:space="preserve"> </w:t>
                            </w:r>
                          </w:p>
                          <w:p w14:paraId="687BC8D9" w14:textId="77777777" w:rsidR="001031B5" w:rsidRPr="00040B72" w:rsidRDefault="001031B5" w:rsidP="001031B5">
                            <w:pPr>
                              <w:rPr>
                                <w:szCs w:val="20"/>
                              </w:rPr>
                            </w:pPr>
                          </w:p>
                          <w:p w14:paraId="6FD52850" w14:textId="77777777" w:rsidR="001031B5" w:rsidRPr="00834BD7" w:rsidRDefault="001031B5" w:rsidP="001031B5">
                            <w:pPr>
                              <w:rPr>
                                <w:szCs w:val="20"/>
                              </w:rPr>
                            </w:pPr>
                          </w:p>
                          <w:p w14:paraId="5F786C16" w14:textId="77777777" w:rsidR="001031B5" w:rsidRPr="00B6739B" w:rsidRDefault="001031B5" w:rsidP="001031B5">
                            <w:pP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E050C" id="Rectangle 29" o:spid="_x0000_s1040" style="position:absolute;left:0;text-align:left;margin-left:35.6pt;margin-top:5.7pt;width:446.7pt;height:70.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" fillcolor="white [3201]" strokecolor="#51247a [3204]" strokeweight="1pt">
                <v:textbox>
                  <w:txbxContent>
                    <w:p w14:paraId="09ECA35A" w14:textId="77777777" w:rsidR="001031B5" w:rsidRDefault="001031B5" w:rsidP="001031B5">
                      <w:pPr>
                        <w:rPr>
                          <w:b/>
                          <w:bCs/>
                          <w:szCs w:val="20"/>
                        </w:rPr>
                      </w:pPr>
                    </w:p>
                    <w:p w14:paraId="763BF1F1" w14:textId="77777777" w:rsidR="001031B5" w:rsidRPr="00040B72" w:rsidRDefault="001031B5" w:rsidP="001031B5">
                      <w:pPr>
                        <w:rPr>
                          <w:b/>
                          <w:bCs/>
                          <w:szCs w:val="20"/>
                        </w:rPr>
                      </w:pPr>
                    </w:p>
                    <w:p w14:paraId="74BD91E0" w14:textId="77777777" w:rsidR="001031B5" w:rsidRPr="00040B72" w:rsidRDefault="001031B5" w:rsidP="001031B5">
                      <w:pPr>
                        <w:rPr>
                          <w:szCs w:val="20"/>
                        </w:rPr>
                      </w:pPr>
                    </w:p>
                    <w:p w14:paraId="27922ACC" w14:textId="77777777" w:rsidR="001031B5" w:rsidRPr="00040B72" w:rsidRDefault="001031B5" w:rsidP="001031B5">
                      <w:pPr>
                        <w:rPr>
                          <w:szCs w:val="20"/>
                        </w:rPr>
                      </w:pPr>
                    </w:p>
                    <w:p w14:paraId="2D80A7A8" w14:textId="77777777" w:rsidR="001031B5" w:rsidRPr="00040B72" w:rsidRDefault="001031B5" w:rsidP="001031B5">
                      <w:pPr>
                        <w:rPr>
                          <w:szCs w:val="20"/>
                        </w:rPr>
                      </w:pPr>
                    </w:p>
                    <w:p w14:paraId="3BAC9FD0" w14:textId="77777777" w:rsidR="001031B5" w:rsidRPr="00040B72" w:rsidRDefault="001031B5" w:rsidP="001031B5">
                      <w:pPr>
                        <w:rPr>
                          <w:szCs w:val="20"/>
                        </w:rPr>
                      </w:pPr>
                      <w:r w:rsidRPr="00040B72">
                        <w:rPr>
                          <w:szCs w:val="20"/>
                        </w:rPr>
                        <w:t xml:space="preserve"> </w:t>
                      </w:r>
                    </w:p>
                    <w:p w14:paraId="687BC8D9" w14:textId="77777777" w:rsidR="001031B5" w:rsidRPr="00040B72" w:rsidRDefault="001031B5" w:rsidP="001031B5">
                      <w:pPr>
                        <w:rPr>
                          <w:szCs w:val="20"/>
                        </w:rPr>
                      </w:pPr>
                    </w:p>
                    <w:p w14:paraId="6FD52850" w14:textId="77777777" w:rsidR="001031B5" w:rsidRPr="00834BD7" w:rsidRDefault="001031B5" w:rsidP="001031B5">
                      <w:pPr>
                        <w:rPr>
                          <w:szCs w:val="20"/>
                        </w:rPr>
                      </w:pPr>
                    </w:p>
                    <w:p w14:paraId="5F786C16" w14:textId="77777777" w:rsidR="001031B5" w:rsidRPr="00B6739B" w:rsidRDefault="001031B5" w:rsidP="001031B5">
                      <w:pPr>
                        <w:rPr>
                          <w:szCs w:val="20"/>
                        </w:rPr>
                      </w:pPr>
                    </w:p>
                  </w:txbxContent>
                </v:textbox>
              </v:rect>
            </w:pict>
          </mc:Fallback>
        </mc:AlternateContent>
      </w:r>
    </w:p>
    <w:p w14:paraId="7CCE1BB0" w14:textId="77777777" w:rsidR="001031B5" w:rsidRPr="00834BD7" w:rsidRDefault="001031B5" w:rsidP="001031B5">
      <w:pPr>
        <w:ind w:left="720"/>
        <w:rPr>
          <w:bCs/>
          <w:szCs w:val="20"/>
        </w:rPr>
      </w:pPr>
    </w:p>
    <w:p w14:paraId="0A091B70" w14:textId="77777777" w:rsidR="001031B5" w:rsidRPr="00834BD7" w:rsidRDefault="001031B5" w:rsidP="001031B5">
      <w:pPr>
        <w:ind w:left="720"/>
        <w:rPr>
          <w:bCs/>
          <w:szCs w:val="20"/>
        </w:rPr>
      </w:pPr>
    </w:p>
    <w:p w14:paraId="1A6E4BC4" w14:textId="77777777" w:rsidR="001031B5" w:rsidRPr="00834BD7" w:rsidRDefault="001031B5" w:rsidP="001031B5">
      <w:pPr>
        <w:ind w:left="720"/>
        <w:rPr>
          <w:bCs/>
          <w:szCs w:val="20"/>
        </w:rPr>
      </w:pPr>
    </w:p>
    <w:p w14:paraId="145D5AE6" w14:textId="77777777" w:rsidR="001031B5" w:rsidRDefault="001031B5" w:rsidP="001031B5">
      <w:pPr>
        <w:rPr>
          <w:bCs/>
          <w:szCs w:val="20"/>
        </w:rPr>
      </w:pPr>
    </w:p>
    <w:p w14:paraId="5C74E1F9" w14:textId="77777777" w:rsidR="001031B5" w:rsidRPr="00834BD7" w:rsidRDefault="001031B5" w:rsidP="001031B5">
      <w:pPr>
        <w:rPr>
          <w:bCs/>
          <w:szCs w:val="20"/>
        </w:rPr>
      </w:pPr>
    </w:p>
    <w:p w14:paraId="3F18CF10" w14:textId="77777777" w:rsidR="001A4CDC" w:rsidRDefault="001A4CDC" w:rsidP="00690AF3">
      <w:pPr>
        <w:rPr>
          <w:bCs/>
          <w:szCs w:val="20"/>
        </w:rPr>
      </w:pPr>
    </w:p>
    <w:p w14:paraId="518EDF04" w14:textId="77777777" w:rsidR="00165C7B" w:rsidRDefault="00165C7B" w:rsidP="00E7026A">
      <w:pPr>
        <w:spacing w:after="160" w:line="259" w:lineRule="auto"/>
      </w:pPr>
    </w:p>
    <w:p w14:paraId="74DE4B16" w14:textId="6304DBEC" w:rsidR="009E6775" w:rsidRPr="000C6F20" w:rsidRDefault="00FD2494" w:rsidP="000C6F20">
      <w:pPr>
        <w:spacing w:after="160" w:line="259" w:lineRule="auto"/>
        <w:jc w:val="both"/>
        <w:rPr>
          <w:sz w:val="21"/>
          <w:szCs w:val="24"/>
        </w:rPr>
      </w:pPr>
      <w:r w:rsidRPr="00FD43F9">
        <w:rPr>
          <w:b/>
          <w:bCs/>
          <w:sz w:val="21"/>
          <w:szCs w:val="24"/>
        </w:rPr>
        <w:t>2.2</w:t>
      </w:r>
      <w:r w:rsidR="00FD43F9">
        <w:rPr>
          <w:sz w:val="21"/>
          <w:szCs w:val="24"/>
        </w:rPr>
        <w:t>.</w:t>
      </w:r>
      <w:r w:rsidRPr="000C6F20">
        <w:rPr>
          <w:sz w:val="21"/>
          <w:szCs w:val="24"/>
        </w:rPr>
        <w:t xml:space="preserve"> </w:t>
      </w:r>
      <w:r w:rsidR="00994B70" w:rsidRPr="000C6F20">
        <w:rPr>
          <w:sz w:val="21"/>
          <w:szCs w:val="21"/>
        </w:rPr>
        <w:t>T</w:t>
      </w:r>
      <w:r w:rsidR="00D85630" w:rsidRPr="000C6F20">
        <w:rPr>
          <w:sz w:val="21"/>
          <w:szCs w:val="21"/>
        </w:rPr>
        <w:t xml:space="preserve">he </w:t>
      </w:r>
      <w:r w:rsidR="003B0A8B" w:rsidRPr="000C6F20">
        <w:rPr>
          <w:sz w:val="21"/>
          <w:szCs w:val="21"/>
        </w:rPr>
        <w:t xml:space="preserve">description and ER diagram below capture information about </w:t>
      </w:r>
      <w:r w:rsidR="00152187" w:rsidRPr="00FD43F9">
        <w:rPr>
          <w:i/>
          <w:iCs/>
          <w:sz w:val="21"/>
          <w:szCs w:val="21"/>
        </w:rPr>
        <w:t>UQ’s new Got Talent</w:t>
      </w:r>
      <w:r w:rsidR="00152187" w:rsidRPr="000C6F20">
        <w:rPr>
          <w:sz w:val="21"/>
          <w:szCs w:val="21"/>
        </w:rPr>
        <w:t xml:space="preserve"> show, which is being </w:t>
      </w:r>
      <w:r w:rsidR="00152187" w:rsidRPr="000C6F20">
        <w:rPr>
          <w:sz w:val="21"/>
          <w:szCs w:val="24"/>
        </w:rPr>
        <w:t>launched in 2023 to bring some fun and competition to campus</w:t>
      </w:r>
      <w:r w:rsidR="00994B70" w:rsidRPr="000C6F20">
        <w:rPr>
          <w:sz w:val="21"/>
          <w:szCs w:val="21"/>
        </w:rPr>
        <w:t xml:space="preserve">. Convert </w:t>
      </w:r>
      <w:r w:rsidR="00FC4976" w:rsidRPr="000C6F20">
        <w:rPr>
          <w:sz w:val="21"/>
          <w:szCs w:val="21"/>
        </w:rPr>
        <w:t>the</w:t>
      </w:r>
      <w:r w:rsidR="009E6775" w:rsidRPr="000C6F20">
        <w:rPr>
          <w:sz w:val="21"/>
          <w:szCs w:val="21"/>
        </w:rPr>
        <w:t xml:space="preserve"> </w:t>
      </w:r>
      <w:r w:rsidR="000F5954" w:rsidRPr="000C6F20">
        <w:rPr>
          <w:sz w:val="21"/>
          <w:szCs w:val="21"/>
        </w:rPr>
        <w:t xml:space="preserve">given </w:t>
      </w:r>
      <w:r w:rsidR="009E6775" w:rsidRPr="000C6F20">
        <w:rPr>
          <w:sz w:val="21"/>
          <w:szCs w:val="21"/>
        </w:rPr>
        <w:t xml:space="preserve">ER to </w:t>
      </w:r>
      <w:r w:rsidR="00D96191" w:rsidRPr="000C6F20">
        <w:rPr>
          <w:sz w:val="21"/>
          <w:szCs w:val="21"/>
        </w:rPr>
        <w:t xml:space="preserve">a </w:t>
      </w:r>
      <w:r w:rsidR="009E6775" w:rsidRPr="000C6F20">
        <w:rPr>
          <w:sz w:val="21"/>
          <w:szCs w:val="21"/>
        </w:rPr>
        <w:t>relation</w:t>
      </w:r>
      <w:r w:rsidR="00D96191" w:rsidRPr="000C6F20">
        <w:rPr>
          <w:sz w:val="21"/>
          <w:szCs w:val="21"/>
        </w:rPr>
        <w:t>al schema</w:t>
      </w:r>
      <w:r w:rsidR="009E6775" w:rsidRPr="000C6F20">
        <w:rPr>
          <w:sz w:val="21"/>
          <w:szCs w:val="21"/>
        </w:rPr>
        <w:t xml:space="preserve"> including any foreign keys which were created in the process.</w:t>
      </w:r>
      <w:r w:rsidR="007850E3" w:rsidRPr="000C6F20">
        <w:rPr>
          <w:sz w:val="21"/>
          <w:szCs w:val="21"/>
        </w:rPr>
        <w:t xml:space="preserve"> </w:t>
      </w:r>
    </w:p>
    <w:p w14:paraId="23501F64" w14:textId="1D74C42E" w:rsidR="00A81735" w:rsidRPr="000C6F20" w:rsidRDefault="00336FFA" w:rsidP="000C6F20">
      <w:pPr>
        <w:spacing w:after="160" w:line="259" w:lineRule="auto"/>
        <w:jc w:val="both"/>
        <w:rPr>
          <w:sz w:val="21"/>
          <w:szCs w:val="24"/>
        </w:rPr>
      </w:pPr>
      <w:r w:rsidRPr="000C6F20">
        <w:rPr>
          <w:sz w:val="21"/>
          <w:szCs w:val="24"/>
        </w:rPr>
        <w:t>Contestants are assigned an ID to go with their name &amp; group size when they register to the competition. Their acts are classified as either Variety, Music, or both. Variety acts record the specific type of act, as well as any props required, while the music acts record the style, song, and song length for scheduling purposes.</w:t>
      </w:r>
      <w:r w:rsidR="000C6F20" w:rsidRPr="000C6F20">
        <w:rPr>
          <w:sz w:val="21"/>
          <w:szCs w:val="24"/>
        </w:rPr>
        <w:t xml:space="preserve"> </w:t>
      </w:r>
      <w:r w:rsidRPr="00FD43F9">
        <w:rPr>
          <w:i/>
          <w:iCs/>
          <w:sz w:val="21"/>
          <w:szCs w:val="24"/>
        </w:rPr>
        <w:t>UQ’s Got Talent</w:t>
      </w:r>
      <w:r w:rsidRPr="000C6F20">
        <w:rPr>
          <w:sz w:val="21"/>
          <w:szCs w:val="24"/>
        </w:rPr>
        <w:t xml:space="preserve"> staff have an ID, name and phone number recorded in the system. As this is a large event, there will be both paid and volunteer staff. Each act will have staff assigned to assist them with the process in several different roles. Paid staff will be responsible for managing the event and volunteers, or they will be specialist performers engaged as coaches for the musical acts. Each volunteer staff member will have one member of administrative staff assigned to be their manager. Each musical contestant will have a single coach assigned to them</w:t>
      </w:r>
    </w:p>
    <w:p w14:paraId="5AA89BF3" w14:textId="5FB3DF13" w:rsidR="0037307D" w:rsidRDefault="000C6F20" w:rsidP="00C62514">
      <w:pPr>
        <w:ind w:left="720"/>
      </w:pPr>
      <w:r>
        <w:rPr>
          <w:noProof/>
        </w:rPr>
        <w:drawing>
          <wp:inline distT="0" distB="0" distL="0" distR="0" wp14:anchorId="081BA299" wp14:editId="507C69D0">
            <wp:extent cx="5357790" cy="3118339"/>
            <wp:effectExtent l="0" t="0" r="1905"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87874" cy="3135849"/>
                    </a:xfrm>
                    <a:prstGeom prst="rect">
                      <a:avLst/>
                    </a:prstGeom>
                  </pic:spPr>
                </pic:pic>
              </a:graphicData>
            </a:graphic>
          </wp:inline>
        </w:drawing>
      </w:r>
    </w:p>
    <w:p w14:paraId="1D3E10C6" w14:textId="71164CA0" w:rsidR="0037307D" w:rsidRDefault="0037307D" w:rsidP="00994B70">
      <w:pPr>
        <w:ind w:left="720"/>
        <w:jc w:val="center"/>
      </w:pPr>
    </w:p>
    <w:p w14:paraId="7F868803" w14:textId="1281BF43" w:rsidR="0037307D" w:rsidRDefault="000C6F20" w:rsidP="00994B70">
      <w:pPr>
        <w:ind w:left="720"/>
        <w:jc w:val="center"/>
      </w:pPr>
      <w:r w:rsidRPr="00B47928">
        <w:rPr>
          <w:noProof/>
        </w:rPr>
        <mc:AlternateContent>
          <mc:Choice Requires="wps">
            <w:drawing>
              <wp:anchor distT="0" distB="0" distL="114300" distR="114300" simplePos="0" relativeHeight="251658242" behindDoc="0" locked="0" layoutInCell="1" allowOverlap="1" wp14:anchorId="0A9C6A44" wp14:editId="78993E6E">
                <wp:simplePos x="0" y="0"/>
                <wp:positionH relativeFrom="column">
                  <wp:posOffset>-32336</wp:posOffset>
                </wp:positionH>
                <wp:positionV relativeFrom="paragraph">
                  <wp:posOffset>161485</wp:posOffset>
                </wp:positionV>
                <wp:extent cx="6364941" cy="3579447"/>
                <wp:effectExtent l="0" t="0" r="10795" b="15240"/>
                <wp:wrapNone/>
                <wp:docPr id="7" name="Rectangle 7"/>
                <wp:cNvGraphicFramePr/>
                <a:graphic xmlns:a="http://schemas.openxmlformats.org/drawingml/2006/main">
                  <a:graphicData uri="http://schemas.microsoft.com/office/word/2010/wordprocessingShape">
                    <wps:wsp>
                      <wps:cNvSpPr/>
                      <wps:spPr>
                        <a:xfrm>
                          <a:off x="0" y="0"/>
                          <a:ext cx="6364941" cy="357944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F7AB821" w14:textId="1358FAB0" w:rsidR="00B47928" w:rsidRPr="005312B8" w:rsidRDefault="00B47928" w:rsidP="00B47928">
                            <w:pPr>
                              <w:rPr>
                                <w:color w:val="FF0000"/>
                                <w:szCs w:val="20"/>
                              </w:rPr>
                            </w:pPr>
                          </w:p>
                          <w:p w14:paraId="0E51304D" w14:textId="77777777" w:rsidR="00AD3A86" w:rsidRPr="00AD3A86" w:rsidRDefault="00AD3A86" w:rsidP="00B47928">
                            <w:pPr>
                              <w:rPr>
                                <w:color w:val="FF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6A44" id="Rectangle 7" o:spid="_x0000_s1041" style="position:absolute;left:0;text-align:left;margin-left:-2.55pt;margin-top:12.7pt;width:501.2pt;height:28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" fillcolor="white [3201]" strokecolor="#51247a [3204]" strokeweight="1pt">
                <v:textbox>
                  <w:txbxContent>
                    <w:p w14:paraId="2F7AB821" w14:textId="1358FAB0" w:rsidR="00B47928" w:rsidRPr="005312B8" w:rsidRDefault="00B47928" w:rsidP="00B47928">
                      <w:pPr>
                        <w:rPr>
                          <w:color w:val="FF0000"/>
                          <w:szCs w:val="20"/>
                        </w:rPr>
                      </w:pPr>
                    </w:p>
                    <w:p w14:paraId="0E51304D" w14:textId="77777777" w:rsidR="00AD3A86" w:rsidRPr="00AD3A86" w:rsidRDefault="00AD3A86" w:rsidP="00B47928">
                      <w:pPr>
                        <w:rPr>
                          <w:color w:val="FF0000"/>
                          <w:szCs w:val="20"/>
                        </w:rPr>
                      </w:pPr>
                    </w:p>
                  </w:txbxContent>
                </v:textbox>
              </v:rect>
            </w:pict>
          </mc:Fallback>
        </mc:AlternateContent>
      </w:r>
    </w:p>
    <w:p w14:paraId="599F97C9" w14:textId="2C78A436" w:rsidR="0037307D" w:rsidRDefault="0037307D" w:rsidP="00994B70">
      <w:pPr>
        <w:ind w:left="720"/>
        <w:jc w:val="center"/>
      </w:pPr>
    </w:p>
    <w:p w14:paraId="34768FB1" w14:textId="24797DB3" w:rsidR="0037307D" w:rsidRDefault="0037307D" w:rsidP="00994B70">
      <w:pPr>
        <w:ind w:left="720"/>
        <w:jc w:val="center"/>
      </w:pPr>
    </w:p>
    <w:p w14:paraId="35E57051" w14:textId="79018C18" w:rsidR="0037307D" w:rsidRDefault="0037307D" w:rsidP="00994B70">
      <w:pPr>
        <w:ind w:left="720"/>
        <w:jc w:val="center"/>
      </w:pPr>
    </w:p>
    <w:p w14:paraId="6D7F7C05" w14:textId="1BCC3AFC" w:rsidR="0037307D" w:rsidRDefault="0037307D" w:rsidP="00994B70">
      <w:pPr>
        <w:ind w:left="720"/>
        <w:jc w:val="center"/>
      </w:pPr>
    </w:p>
    <w:p w14:paraId="12762CEB" w14:textId="185F3971" w:rsidR="0037307D" w:rsidRDefault="0037307D" w:rsidP="00994B70">
      <w:pPr>
        <w:ind w:left="720"/>
        <w:jc w:val="center"/>
      </w:pPr>
    </w:p>
    <w:p w14:paraId="2A1CFE6D" w14:textId="051D2ACB" w:rsidR="0037307D" w:rsidRDefault="0037307D" w:rsidP="00994B70">
      <w:pPr>
        <w:ind w:left="720"/>
        <w:jc w:val="center"/>
      </w:pPr>
    </w:p>
    <w:p w14:paraId="43A1FF5E" w14:textId="3F110AE8" w:rsidR="0037307D" w:rsidRDefault="0037307D" w:rsidP="00994B70">
      <w:pPr>
        <w:ind w:left="720"/>
        <w:jc w:val="center"/>
      </w:pPr>
    </w:p>
    <w:p w14:paraId="69BE5080" w14:textId="45232AB2" w:rsidR="0037307D" w:rsidRDefault="0037307D" w:rsidP="00994B70">
      <w:pPr>
        <w:ind w:left="720"/>
        <w:jc w:val="center"/>
      </w:pPr>
    </w:p>
    <w:p w14:paraId="7129D397" w14:textId="6CA73B64" w:rsidR="0037307D" w:rsidRDefault="0037307D" w:rsidP="00994B70">
      <w:pPr>
        <w:ind w:left="720"/>
        <w:jc w:val="center"/>
      </w:pPr>
    </w:p>
    <w:p w14:paraId="669E6F20" w14:textId="671A0BF1" w:rsidR="0037307D" w:rsidRDefault="0037307D" w:rsidP="00994B70">
      <w:pPr>
        <w:ind w:left="720"/>
        <w:jc w:val="center"/>
      </w:pPr>
    </w:p>
    <w:p w14:paraId="6D491D46" w14:textId="28F508E2" w:rsidR="0037307D" w:rsidRDefault="0037307D" w:rsidP="00994B70">
      <w:pPr>
        <w:ind w:left="720"/>
        <w:jc w:val="center"/>
      </w:pPr>
    </w:p>
    <w:p w14:paraId="5B6282B8" w14:textId="6D3DA4A8" w:rsidR="0037307D" w:rsidRDefault="0037307D" w:rsidP="00994B70">
      <w:pPr>
        <w:ind w:left="720"/>
        <w:jc w:val="center"/>
      </w:pPr>
    </w:p>
    <w:p w14:paraId="70E2BCBC" w14:textId="456F744E" w:rsidR="0037307D" w:rsidRDefault="0037307D" w:rsidP="00994B70">
      <w:pPr>
        <w:ind w:left="720"/>
        <w:jc w:val="center"/>
      </w:pPr>
    </w:p>
    <w:p w14:paraId="5FCD9F7D" w14:textId="6E6C5F5D" w:rsidR="0037307D" w:rsidRDefault="0037307D" w:rsidP="00994B70">
      <w:pPr>
        <w:ind w:left="720"/>
        <w:jc w:val="center"/>
      </w:pPr>
    </w:p>
    <w:p w14:paraId="4E9374A3" w14:textId="09EE62D1" w:rsidR="0037307D" w:rsidRDefault="0037307D" w:rsidP="00994B70">
      <w:pPr>
        <w:ind w:left="720"/>
        <w:jc w:val="center"/>
      </w:pPr>
    </w:p>
    <w:p w14:paraId="11A69589" w14:textId="77777777" w:rsidR="00DE7F23" w:rsidRDefault="00DE7F23" w:rsidP="00994B70">
      <w:pPr>
        <w:ind w:left="720"/>
        <w:jc w:val="center"/>
        <w:rPr>
          <w:b/>
          <w:bCs/>
          <w:sz w:val="32"/>
          <w:szCs w:val="40"/>
        </w:rPr>
      </w:pPr>
    </w:p>
    <w:p w14:paraId="68186A29" w14:textId="77777777" w:rsidR="00DE7F23" w:rsidRDefault="00DE7F23" w:rsidP="00994B70">
      <w:pPr>
        <w:ind w:left="720"/>
        <w:jc w:val="center"/>
        <w:rPr>
          <w:b/>
          <w:bCs/>
          <w:sz w:val="32"/>
          <w:szCs w:val="40"/>
        </w:rPr>
      </w:pPr>
    </w:p>
    <w:p w14:paraId="3F5D8226" w14:textId="77777777" w:rsidR="00DE7F23" w:rsidRDefault="00DE7F23" w:rsidP="00994B70">
      <w:pPr>
        <w:ind w:left="720"/>
        <w:jc w:val="center"/>
        <w:rPr>
          <w:b/>
          <w:bCs/>
          <w:sz w:val="32"/>
          <w:szCs w:val="40"/>
        </w:rPr>
      </w:pPr>
    </w:p>
    <w:p w14:paraId="780326F5" w14:textId="77777777" w:rsidR="00DE7F23" w:rsidRDefault="00DE7F23" w:rsidP="00994B70">
      <w:pPr>
        <w:ind w:left="720"/>
        <w:jc w:val="center"/>
        <w:rPr>
          <w:b/>
          <w:bCs/>
          <w:sz w:val="32"/>
          <w:szCs w:val="40"/>
        </w:rPr>
      </w:pPr>
    </w:p>
    <w:p w14:paraId="195197FC" w14:textId="325CBDFB" w:rsidR="0009662A" w:rsidRDefault="0009662A">
      <w:pPr>
        <w:spacing w:after="160" w:line="259" w:lineRule="auto"/>
        <w:rPr>
          <w:b/>
          <w:bCs/>
          <w:sz w:val="32"/>
          <w:szCs w:val="40"/>
        </w:rPr>
      </w:pPr>
      <w:r>
        <w:rPr>
          <w:b/>
          <w:bCs/>
          <w:sz w:val="32"/>
          <w:szCs w:val="40"/>
        </w:rPr>
        <w:br w:type="page"/>
      </w:r>
    </w:p>
    <w:p w14:paraId="2AF105B9" w14:textId="0602BE4F" w:rsidR="0037307D" w:rsidRPr="0009662A" w:rsidRDefault="0009662A" w:rsidP="0009662A">
      <w:pPr>
        <w:jc w:val="center"/>
        <w:rPr>
          <w:i/>
          <w:iCs/>
        </w:rPr>
      </w:pPr>
      <w:r>
        <w:rPr>
          <w:i/>
          <w:iCs/>
        </w:rPr>
        <w:t xml:space="preserve">Please use this page </w:t>
      </w:r>
      <w:r w:rsidR="00CE77C0">
        <w:rPr>
          <w:i/>
          <w:iCs/>
        </w:rPr>
        <w:t xml:space="preserve">for recording any generative </w:t>
      </w:r>
      <w:r w:rsidR="00756294">
        <w:rPr>
          <w:i/>
          <w:iCs/>
        </w:rPr>
        <w:t>AI interactions used to complete this assessment task.</w:t>
      </w:r>
    </w:p>
    <w:sectPr w:rsidR="0037307D" w:rsidRPr="0009662A" w:rsidSect="00E926EB">
      <w:headerReference w:type="even" r:id="rId14"/>
      <w:headerReference w:type="default" r:id="rId15"/>
      <w:footerReference w:type="even" r:id="rId16"/>
      <w:footerReference w:type="default" r:id="rId17"/>
      <w:headerReference w:type="first" r:id="rId18"/>
      <w:footerReference w:type="first" r:id="rId19"/>
      <w:pgSz w:w="11906" w:h="16838" w:code="9"/>
      <w:pgMar w:top="-993" w:right="1134" w:bottom="1134" w:left="1134" w:header="567"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A63F6" w14:textId="77777777" w:rsidR="007E186F" w:rsidRDefault="007E186F" w:rsidP="00C20C17">
      <w:r>
        <w:separator/>
      </w:r>
    </w:p>
  </w:endnote>
  <w:endnote w:type="continuationSeparator" w:id="0">
    <w:p w14:paraId="5EF3E756" w14:textId="77777777" w:rsidR="007E186F" w:rsidRDefault="007E186F" w:rsidP="00C20C17">
      <w:r>
        <w:continuationSeparator/>
      </w:r>
    </w:p>
  </w:endnote>
  <w:endnote w:type="continuationNotice" w:id="1">
    <w:p w14:paraId="3FB0A636" w14:textId="77777777" w:rsidR="007E186F" w:rsidRDefault="007E18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w:altName w:val="Arial"/>
    <w:charset w:val="00"/>
    <w:family w:val="auto"/>
    <w:pitch w:val="variable"/>
    <w:sig w:usb0="80000027" w:usb1="00000000" w:usb2="00000000" w:usb3="00000000" w:csb0="00000001" w:csb1="00000000"/>
  </w:font>
  <w:font w:name="Gotham Light">
    <w:altName w:val="Calibri"/>
    <w:panose1 w:val="00000000000000000000"/>
    <w:charset w:val="00"/>
    <w:family w:val="modern"/>
    <w:notTrueType/>
    <w:pitch w:val="variable"/>
    <w:sig w:usb0="A00000AF" w:usb1="50000048" w:usb2="00000000" w:usb3="00000000" w:csb0="0000011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E2D4" w14:textId="77777777" w:rsidR="00D36CA8" w:rsidRDefault="00D36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222" w:type="pct"/>
      <w:tblLook w:val="0600" w:firstRow="0" w:lastRow="0" w:firstColumn="0" w:lastColumn="0" w:noHBand="1" w:noVBand="1"/>
    </w:tblPr>
    <w:tblGrid>
      <w:gridCol w:w="428"/>
    </w:tblGrid>
    <w:tr w:rsidR="000710A6" w14:paraId="6A06684B" w14:textId="77777777" w:rsidTr="000710A6">
      <w:tc>
        <w:tcPr>
          <w:tcW w:w="428" w:type="dxa"/>
          <w:vAlign w:val="bottom"/>
        </w:tcPr>
        <w:p w14:paraId="195EEF13" w14:textId="316B77D9" w:rsidR="000710A6" w:rsidRPr="0033054B" w:rsidRDefault="000710A6" w:rsidP="00B042DF">
          <w:pPr>
            <w:pStyle w:val="Footer"/>
            <w:jc w:val="right"/>
            <w:rPr>
              <w:szCs w:val="15"/>
            </w:rPr>
          </w:pPr>
          <w:r w:rsidRPr="0033054B">
            <w:rPr>
              <w:b/>
              <w:szCs w:val="15"/>
            </w:rPr>
            <w:fldChar w:fldCharType="begin"/>
          </w:r>
          <w:r w:rsidRPr="0033054B">
            <w:rPr>
              <w:b/>
              <w:szCs w:val="15"/>
            </w:rPr>
            <w:instrText xml:space="preserve"> PAGE   \* MERGEFORMAT </w:instrText>
          </w:r>
          <w:r w:rsidRPr="0033054B">
            <w:rPr>
              <w:b/>
              <w:szCs w:val="15"/>
            </w:rPr>
            <w:fldChar w:fldCharType="separate"/>
          </w:r>
          <w:r>
            <w:rPr>
              <w:b/>
              <w:noProof/>
              <w:szCs w:val="15"/>
            </w:rPr>
            <w:t>4</w:t>
          </w:r>
          <w:r w:rsidRPr="0033054B">
            <w:rPr>
              <w:b/>
              <w:szCs w:val="15"/>
            </w:rPr>
            <w:fldChar w:fldCharType="end"/>
          </w:r>
        </w:p>
      </w:tc>
    </w:tr>
  </w:tbl>
  <w:p w14:paraId="12DBEE86" w14:textId="77777777" w:rsidR="00716942" w:rsidRPr="00B042DF" w:rsidRDefault="00716942" w:rsidP="00B042DF">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600" w:firstRow="0" w:lastRow="0" w:firstColumn="0" w:lastColumn="0" w:noHBand="1" w:noVBand="1"/>
    </w:tblPr>
    <w:tblGrid>
      <w:gridCol w:w="2548"/>
      <w:gridCol w:w="2188"/>
    </w:tblGrid>
    <w:tr w:rsidR="00E926EB" w14:paraId="1BF0E173" w14:textId="77777777" w:rsidTr="0016241C">
      <w:tc>
        <w:tcPr>
          <w:tcW w:w="2548" w:type="dxa"/>
        </w:tcPr>
        <w:p w14:paraId="43FB7B19" w14:textId="77777777" w:rsidR="00E926EB" w:rsidRPr="0016241C" w:rsidRDefault="00E926EB" w:rsidP="0016241C">
          <w:pPr>
            <w:pStyle w:val="Footer"/>
          </w:pPr>
          <w:r w:rsidRPr="0016241C">
            <w:t>The University of Queensland Brisbane QLD 4072 Australia</w:t>
          </w:r>
        </w:p>
      </w:tc>
      <w:tc>
        <w:tcPr>
          <w:tcW w:w="2188" w:type="dxa"/>
          <w:vAlign w:val="bottom"/>
        </w:tcPr>
        <w:p w14:paraId="07F54C21" w14:textId="77777777" w:rsidR="00E926EB" w:rsidRPr="0016241C" w:rsidRDefault="00E926EB" w:rsidP="0016241C">
          <w:pPr>
            <w:pStyle w:val="Footer"/>
            <w:tabs>
              <w:tab w:val="left" w:pos="851"/>
            </w:tabs>
            <w:rPr>
              <w:sz w:val="11"/>
              <w:szCs w:val="11"/>
            </w:rPr>
          </w:pPr>
          <w:r w:rsidRPr="0016241C">
            <w:rPr>
              <w:sz w:val="11"/>
              <w:szCs w:val="11"/>
            </w:rPr>
            <w:t>ABN: 63 942 912 684</w:t>
          </w:r>
        </w:p>
        <w:p w14:paraId="687642E3" w14:textId="77777777" w:rsidR="00E926EB" w:rsidRPr="0016241C" w:rsidRDefault="00E926EB" w:rsidP="0016241C">
          <w:pPr>
            <w:pStyle w:val="Footer"/>
            <w:rPr>
              <w:sz w:val="11"/>
              <w:szCs w:val="11"/>
            </w:rPr>
          </w:pPr>
          <w:r w:rsidRPr="0016241C">
            <w:rPr>
              <w:sz w:val="11"/>
              <w:szCs w:val="11"/>
            </w:rPr>
            <w:t>CRICOS PROVIDER NUMBER 00025B</w:t>
          </w:r>
        </w:p>
      </w:tc>
    </w:tr>
  </w:tbl>
  <w:p w14:paraId="0305AA3C" w14:textId="77777777" w:rsidR="006873AE" w:rsidRPr="0016241C" w:rsidRDefault="006873AE">
    <w:pPr>
      <w:pStyle w:val="Footer"/>
      <w:rPr>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EAFA" w14:textId="77777777" w:rsidR="007E186F" w:rsidRDefault="007E186F" w:rsidP="00C20C17">
      <w:r>
        <w:separator/>
      </w:r>
    </w:p>
  </w:footnote>
  <w:footnote w:type="continuationSeparator" w:id="0">
    <w:p w14:paraId="695FD939" w14:textId="77777777" w:rsidR="007E186F" w:rsidRDefault="007E186F" w:rsidP="00C20C17">
      <w:r>
        <w:continuationSeparator/>
      </w:r>
    </w:p>
  </w:footnote>
  <w:footnote w:type="continuationNotice" w:id="1">
    <w:p w14:paraId="0B00BECD" w14:textId="77777777" w:rsidR="007E186F" w:rsidRDefault="007E18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9C45" w14:textId="77777777" w:rsidR="009A044A" w:rsidRDefault="009A0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78AEB" w14:textId="1A49D34C" w:rsidR="007B0BBA" w:rsidRDefault="007B0BBA" w:rsidP="007B0BBA">
    <w:pPr>
      <w:pStyle w:val="Header"/>
      <w:jc w:val="right"/>
    </w:pPr>
  </w:p>
  <w:p w14:paraId="57694A49" w14:textId="77777777" w:rsidR="007B0BBA" w:rsidRDefault="007B0BBA" w:rsidP="007B0B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D28A0" w14:textId="5B7E957B" w:rsidR="00F4114D" w:rsidRDefault="00E926EB" w:rsidP="00F4114D">
    <w:pPr>
      <w:pStyle w:val="Header"/>
      <w:jc w:val="right"/>
    </w:pPr>
    <w:r>
      <w:rPr>
        <w:noProof/>
        <w:lang w:eastAsia="en-AU"/>
      </w:rPr>
      <w:drawing>
        <wp:anchor distT="0" distB="0" distL="114300" distR="114300" simplePos="0" relativeHeight="251658240" behindDoc="1" locked="0" layoutInCell="1" allowOverlap="1" wp14:anchorId="4350485C" wp14:editId="077984BF">
          <wp:simplePos x="0" y="0"/>
          <wp:positionH relativeFrom="column">
            <wp:posOffset>-714375</wp:posOffset>
          </wp:positionH>
          <wp:positionV relativeFrom="paragraph">
            <wp:posOffset>-354965</wp:posOffset>
          </wp:positionV>
          <wp:extent cx="7640320" cy="1092200"/>
          <wp:effectExtent l="0" t="0" r="0" b="0"/>
          <wp:wrapTight wrapText="bothSides">
            <wp:wrapPolygon edited="0">
              <wp:start x="0" y="0"/>
              <wp:lineTo x="0" y="21098"/>
              <wp:lineTo x="21543" y="21098"/>
              <wp:lineTo x="21543" y="0"/>
              <wp:lineTo x="0" y="0"/>
            </wp:wrapPolygon>
          </wp:wrapTight>
          <wp:docPr id="64" name="Picture 64" descr="S:\BEL-FacultyOffice\Marketing\Branding_Logos_Templates &amp; Fonts\3. Templates\BEL\Word Docs\Rebrand\UQ Create Change Generic purple portrait template_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BEL-FacultyOffice\Marketing\Branding_Logos_Templates &amp; Fonts\3. Templates\BEL\Word Docs\Rebrand\UQ Create Change Generic purple portrait template_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032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C50CE" w14:textId="7E1735F9" w:rsidR="00F4114D" w:rsidRDefault="00F4114D" w:rsidP="00F41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21FE"/>
    <w:multiLevelType w:val="multilevel"/>
    <w:tmpl w:val="88DE3CD8"/>
    <w:lvl w:ilvl="0">
      <w:start w:val="1"/>
      <w:numFmt w:val="decimal"/>
      <w:lvlText w:val="%1."/>
      <w:lvlJc w:val="left"/>
      <w:pPr>
        <w:ind w:left="400" w:hanging="400"/>
      </w:pPr>
      <w:rPr>
        <w:rFonts w:hint="default"/>
        <w:b/>
        <w:color w:val="51247A" w:themeColor="accent1"/>
        <w:sz w:val="24"/>
      </w:rPr>
    </w:lvl>
    <w:lvl w:ilvl="1">
      <w:start w:val="1"/>
      <w:numFmt w:val="decimal"/>
      <w:lvlText w:val="%1.%2."/>
      <w:lvlJc w:val="left"/>
      <w:pPr>
        <w:ind w:left="1440" w:hanging="720"/>
      </w:pPr>
      <w:rPr>
        <w:rFonts w:hint="default"/>
        <w:b/>
        <w:color w:val="51247A" w:themeColor="accent1"/>
        <w:sz w:val="24"/>
      </w:rPr>
    </w:lvl>
    <w:lvl w:ilvl="2">
      <w:start w:val="1"/>
      <w:numFmt w:val="decimal"/>
      <w:lvlText w:val="%1.%2.%3."/>
      <w:lvlJc w:val="left"/>
      <w:pPr>
        <w:ind w:left="2160" w:hanging="720"/>
      </w:pPr>
      <w:rPr>
        <w:rFonts w:hint="default"/>
        <w:b/>
        <w:color w:val="51247A" w:themeColor="accent1"/>
        <w:sz w:val="24"/>
      </w:rPr>
    </w:lvl>
    <w:lvl w:ilvl="3">
      <w:start w:val="1"/>
      <w:numFmt w:val="decimal"/>
      <w:lvlText w:val="%1.%2.%3.%4."/>
      <w:lvlJc w:val="left"/>
      <w:pPr>
        <w:ind w:left="3240" w:hanging="1080"/>
      </w:pPr>
      <w:rPr>
        <w:rFonts w:hint="default"/>
        <w:b/>
        <w:color w:val="51247A" w:themeColor="accent1"/>
        <w:sz w:val="24"/>
      </w:rPr>
    </w:lvl>
    <w:lvl w:ilvl="4">
      <w:start w:val="1"/>
      <w:numFmt w:val="decimal"/>
      <w:lvlText w:val="%1.%2.%3.%4.%5."/>
      <w:lvlJc w:val="left"/>
      <w:pPr>
        <w:ind w:left="4320" w:hanging="1440"/>
      </w:pPr>
      <w:rPr>
        <w:rFonts w:hint="default"/>
        <w:b/>
        <w:color w:val="51247A" w:themeColor="accent1"/>
        <w:sz w:val="24"/>
      </w:rPr>
    </w:lvl>
    <w:lvl w:ilvl="5">
      <w:start w:val="1"/>
      <w:numFmt w:val="decimal"/>
      <w:lvlText w:val="%1.%2.%3.%4.%5.%6."/>
      <w:lvlJc w:val="left"/>
      <w:pPr>
        <w:ind w:left="5040" w:hanging="1440"/>
      </w:pPr>
      <w:rPr>
        <w:rFonts w:hint="default"/>
        <w:b/>
        <w:color w:val="51247A" w:themeColor="accent1"/>
        <w:sz w:val="24"/>
      </w:rPr>
    </w:lvl>
    <w:lvl w:ilvl="6">
      <w:start w:val="1"/>
      <w:numFmt w:val="decimal"/>
      <w:lvlText w:val="%1.%2.%3.%4.%5.%6.%7."/>
      <w:lvlJc w:val="left"/>
      <w:pPr>
        <w:ind w:left="6120" w:hanging="1800"/>
      </w:pPr>
      <w:rPr>
        <w:rFonts w:hint="default"/>
        <w:b/>
        <w:color w:val="51247A" w:themeColor="accent1"/>
        <w:sz w:val="24"/>
      </w:rPr>
    </w:lvl>
    <w:lvl w:ilvl="7">
      <w:start w:val="1"/>
      <w:numFmt w:val="decimal"/>
      <w:lvlText w:val="%1.%2.%3.%4.%5.%6.%7.%8."/>
      <w:lvlJc w:val="left"/>
      <w:pPr>
        <w:ind w:left="7200" w:hanging="2160"/>
      </w:pPr>
      <w:rPr>
        <w:rFonts w:hint="default"/>
        <w:b/>
        <w:color w:val="51247A" w:themeColor="accent1"/>
        <w:sz w:val="24"/>
      </w:rPr>
    </w:lvl>
    <w:lvl w:ilvl="8">
      <w:start w:val="1"/>
      <w:numFmt w:val="decimal"/>
      <w:lvlText w:val="%1.%2.%3.%4.%5.%6.%7.%8.%9."/>
      <w:lvlJc w:val="left"/>
      <w:pPr>
        <w:ind w:left="7920" w:hanging="2160"/>
      </w:pPr>
      <w:rPr>
        <w:rFonts w:hint="default"/>
        <w:b/>
        <w:color w:val="51247A" w:themeColor="accent1"/>
        <w:sz w:val="24"/>
      </w:rPr>
    </w:lvl>
  </w:abstractNum>
  <w:abstractNum w:abstractNumId="1" w15:restartNumberingAfterBreak="0">
    <w:nsid w:val="013320F0"/>
    <w:multiLevelType w:val="multilevel"/>
    <w:tmpl w:val="8752BC70"/>
    <w:styleLink w:val="ListSectionTitle"/>
    <w:lvl w:ilvl="0">
      <w:start w:val="1"/>
      <w:numFmt w:val="decimal"/>
      <w:pStyle w:val="SectionTitleNumbered"/>
      <w:lvlText w:val="%1"/>
      <w:lvlJc w:val="left"/>
      <w:pPr>
        <w:tabs>
          <w:tab w:val="num" w:pos="1134"/>
        </w:tabs>
        <w:ind w:left="1134" w:hanging="1134"/>
      </w:pPr>
      <w:rPr>
        <w:rFonts w:ascii="Arial" w:hAnsi="Arial" w:hint="default"/>
        <w:b/>
        <w:i w:val="0"/>
        <w:caps w:val="0"/>
        <w:strike w:val="0"/>
        <w:dstrike w:val="0"/>
        <w:vanish w:val="0"/>
        <w:color w:val="51247A" w:themeColor="accent1"/>
        <w:sz w:val="48"/>
        <w:vertAlign w:val="baseline"/>
      </w:rPr>
    </w:lvl>
    <w:lvl w:ilvl="1">
      <w:start w:val="1"/>
      <w:numFmt w:val="decimal"/>
      <w:lvlRestart w:val="0"/>
      <w:pStyle w:val="SectionNumberOnly"/>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 w15:restartNumberingAfterBreak="0">
    <w:nsid w:val="097510D7"/>
    <w:multiLevelType w:val="multilevel"/>
    <w:tmpl w:val="2F6CA4A0"/>
    <w:numStyleLink w:val="ListBullet"/>
  </w:abstractNum>
  <w:abstractNum w:abstractNumId="3" w15:restartNumberingAfterBreak="0">
    <w:nsid w:val="0A04749C"/>
    <w:multiLevelType w:val="multilevel"/>
    <w:tmpl w:val="B1E42D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9B683A"/>
    <w:multiLevelType w:val="multilevel"/>
    <w:tmpl w:val="33B036A2"/>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2.%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5" w15:restartNumberingAfterBreak="0">
    <w:nsid w:val="0DD726A9"/>
    <w:multiLevelType w:val="multilevel"/>
    <w:tmpl w:val="B5BC7C40"/>
    <w:styleLink w:val="ListAppendix"/>
    <w:lvl w:ilvl="0">
      <w:start w:val="1"/>
      <w:numFmt w:val="upperLetter"/>
      <w:pStyle w:val="Heading9"/>
      <w:lvlText w:val="Appendix %1"/>
      <w:lvlJc w:val="left"/>
      <w:pPr>
        <w:tabs>
          <w:tab w:val="num" w:pos="0"/>
        </w:tabs>
        <w:ind w:left="0" w:firstLine="0"/>
      </w:pPr>
      <w:rPr>
        <w:rFonts w:hint="default"/>
        <w:b w:val="0"/>
        <w:color w:val="51247A" w:themeColor="accent1"/>
      </w:rPr>
    </w:lvl>
    <w:lvl w:ilvl="1">
      <w:start w:val="1"/>
      <w:numFmt w:val="decimal"/>
      <w:pStyle w:val="AppendixH2"/>
      <w:lvlText w:val="%1-%2"/>
      <w:lvlJc w:val="left"/>
      <w:pPr>
        <w:tabs>
          <w:tab w:val="num" w:pos="1134"/>
        </w:tabs>
        <w:ind w:left="1134" w:hanging="1134"/>
      </w:pPr>
      <w:rPr>
        <w:rFonts w:hint="default"/>
        <w:color w:val="51247A" w:themeColor="accent1"/>
      </w:rPr>
    </w:lvl>
    <w:lvl w:ilvl="2">
      <w:start w:val="1"/>
      <w:numFmt w:val="decimal"/>
      <w:pStyle w:val="AppendixH3"/>
      <w:lvlText w:val="%1-%2-%3"/>
      <w:lvlJc w:val="left"/>
      <w:pPr>
        <w:tabs>
          <w:tab w:val="num" w:pos="1134"/>
        </w:tabs>
        <w:ind w:left="1134" w:hanging="1134"/>
      </w:pPr>
      <w:rPr>
        <w:rFonts w:hint="default"/>
        <w:color w:val="51247A" w:themeColor="accent1"/>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0E9B7FA9"/>
    <w:multiLevelType w:val="multilevel"/>
    <w:tmpl w:val="1460F74A"/>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1.%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7" w15:restartNumberingAfterBreak="0">
    <w:nsid w:val="0EF75435"/>
    <w:multiLevelType w:val="multilevel"/>
    <w:tmpl w:val="88B4D9D6"/>
    <w:styleLink w:val="ListAlpha"/>
    <w:lvl w:ilvl="0">
      <w:start w:val="1"/>
      <w:numFmt w:val="lowerLetter"/>
      <w:pStyle w:val="ListAlpha0"/>
      <w:lvlText w:val="%1."/>
      <w:lvlJc w:val="left"/>
      <w:pPr>
        <w:tabs>
          <w:tab w:val="num" w:pos="425"/>
        </w:tabs>
        <w:ind w:left="425" w:hanging="425"/>
      </w:pPr>
      <w:rPr>
        <w:rFonts w:hint="default"/>
      </w:rPr>
    </w:lvl>
    <w:lvl w:ilvl="1">
      <w:start w:val="1"/>
      <w:numFmt w:val="lowerRoman"/>
      <w:pStyle w:val="ListAlpha2"/>
      <w:lvlText w:val="%2."/>
      <w:lvlJc w:val="left"/>
      <w:pPr>
        <w:tabs>
          <w:tab w:val="num" w:pos="850"/>
        </w:tabs>
        <w:ind w:left="850" w:hanging="425"/>
      </w:pPr>
      <w:rPr>
        <w:rFonts w:hint="default"/>
      </w:rPr>
    </w:lvl>
    <w:lvl w:ilvl="2">
      <w:start w:val="1"/>
      <w:numFmt w:val="decimal"/>
      <w:pStyle w:val="ListAlpha3"/>
      <w:lvlText w:val="%3."/>
      <w:lvlJc w:val="left"/>
      <w:pPr>
        <w:tabs>
          <w:tab w:val="num" w:pos="1275"/>
        </w:tabs>
        <w:ind w:left="1275" w:hanging="425"/>
      </w:pPr>
      <w:rPr>
        <w:rFonts w:hint="default"/>
      </w:rPr>
    </w:lvl>
    <w:lvl w:ilvl="3">
      <w:start w:val="1"/>
      <w:numFmt w:val="upperLetter"/>
      <w:pStyle w:val="ListAlpha4"/>
      <w:lvlText w:val="%4."/>
      <w:lvlJc w:val="left"/>
      <w:pPr>
        <w:tabs>
          <w:tab w:val="num" w:pos="1700"/>
        </w:tabs>
        <w:ind w:left="1700" w:hanging="425"/>
      </w:pPr>
      <w:rPr>
        <w:rFonts w:hint="default"/>
      </w:rPr>
    </w:lvl>
    <w:lvl w:ilvl="4">
      <w:start w:val="1"/>
      <w:numFmt w:val="upperRoman"/>
      <w:pStyle w:val="ListAlpha5"/>
      <w:lvlText w:val="%5."/>
      <w:lvlJc w:val="left"/>
      <w:pPr>
        <w:tabs>
          <w:tab w:val="num" w:pos="2125"/>
        </w:tabs>
        <w:ind w:left="2125" w:hanging="425"/>
      </w:pPr>
      <w:rPr>
        <w:rFonts w:hint="default"/>
      </w:rPr>
    </w:lvl>
    <w:lvl w:ilvl="5">
      <w:start w:val="1"/>
      <w:numFmt w:val="lowerLetter"/>
      <w:pStyle w:val="ListAlpha6"/>
      <w:lvlText w:val="%6."/>
      <w:lvlJc w:val="left"/>
      <w:pPr>
        <w:tabs>
          <w:tab w:val="num" w:pos="2550"/>
        </w:tabs>
        <w:ind w:left="2550" w:hanging="425"/>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8" w15:restartNumberingAfterBreak="0">
    <w:nsid w:val="12AD1EDD"/>
    <w:multiLevelType w:val="multilevel"/>
    <w:tmpl w:val="7EEE0036"/>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B.%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9" w15:restartNumberingAfterBreak="0">
    <w:nsid w:val="15867072"/>
    <w:multiLevelType w:val="multilevel"/>
    <w:tmpl w:val="88DE3CD8"/>
    <w:lvl w:ilvl="0">
      <w:start w:val="1"/>
      <w:numFmt w:val="decimal"/>
      <w:lvlText w:val="%1."/>
      <w:lvlJc w:val="left"/>
      <w:pPr>
        <w:ind w:left="400" w:hanging="400"/>
      </w:pPr>
      <w:rPr>
        <w:rFonts w:hint="default"/>
        <w:b/>
        <w:color w:val="51247A" w:themeColor="accent1"/>
        <w:sz w:val="24"/>
      </w:rPr>
    </w:lvl>
    <w:lvl w:ilvl="1">
      <w:start w:val="1"/>
      <w:numFmt w:val="decimal"/>
      <w:lvlText w:val="%1.%2."/>
      <w:lvlJc w:val="left"/>
      <w:pPr>
        <w:ind w:left="1440" w:hanging="720"/>
      </w:pPr>
      <w:rPr>
        <w:rFonts w:hint="default"/>
        <w:b/>
        <w:color w:val="51247A" w:themeColor="accent1"/>
        <w:sz w:val="24"/>
      </w:rPr>
    </w:lvl>
    <w:lvl w:ilvl="2">
      <w:start w:val="1"/>
      <w:numFmt w:val="decimal"/>
      <w:lvlText w:val="%1.%2.%3."/>
      <w:lvlJc w:val="left"/>
      <w:pPr>
        <w:ind w:left="2160" w:hanging="720"/>
      </w:pPr>
      <w:rPr>
        <w:rFonts w:hint="default"/>
        <w:b/>
        <w:color w:val="51247A" w:themeColor="accent1"/>
        <w:sz w:val="24"/>
      </w:rPr>
    </w:lvl>
    <w:lvl w:ilvl="3">
      <w:start w:val="1"/>
      <w:numFmt w:val="decimal"/>
      <w:lvlText w:val="%1.%2.%3.%4."/>
      <w:lvlJc w:val="left"/>
      <w:pPr>
        <w:ind w:left="3240" w:hanging="1080"/>
      </w:pPr>
      <w:rPr>
        <w:rFonts w:hint="default"/>
        <w:b/>
        <w:color w:val="51247A" w:themeColor="accent1"/>
        <w:sz w:val="24"/>
      </w:rPr>
    </w:lvl>
    <w:lvl w:ilvl="4">
      <w:start w:val="1"/>
      <w:numFmt w:val="decimal"/>
      <w:lvlText w:val="%1.%2.%3.%4.%5."/>
      <w:lvlJc w:val="left"/>
      <w:pPr>
        <w:ind w:left="4320" w:hanging="1440"/>
      </w:pPr>
      <w:rPr>
        <w:rFonts w:hint="default"/>
        <w:b/>
        <w:color w:val="51247A" w:themeColor="accent1"/>
        <w:sz w:val="24"/>
      </w:rPr>
    </w:lvl>
    <w:lvl w:ilvl="5">
      <w:start w:val="1"/>
      <w:numFmt w:val="decimal"/>
      <w:lvlText w:val="%1.%2.%3.%4.%5.%6."/>
      <w:lvlJc w:val="left"/>
      <w:pPr>
        <w:ind w:left="5040" w:hanging="1440"/>
      </w:pPr>
      <w:rPr>
        <w:rFonts w:hint="default"/>
        <w:b/>
        <w:color w:val="51247A" w:themeColor="accent1"/>
        <w:sz w:val="24"/>
      </w:rPr>
    </w:lvl>
    <w:lvl w:ilvl="6">
      <w:start w:val="1"/>
      <w:numFmt w:val="decimal"/>
      <w:lvlText w:val="%1.%2.%3.%4.%5.%6.%7."/>
      <w:lvlJc w:val="left"/>
      <w:pPr>
        <w:ind w:left="6120" w:hanging="1800"/>
      </w:pPr>
      <w:rPr>
        <w:rFonts w:hint="default"/>
        <w:b/>
        <w:color w:val="51247A" w:themeColor="accent1"/>
        <w:sz w:val="24"/>
      </w:rPr>
    </w:lvl>
    <w:lvl w:ilvl="7">
      <w:start w:val="1"/>
      <w:numFmt w:val="decimal"/>
      <w:lvlText w:val="%1.%2.%3.%4.%5.%6.%7.%8."/>
      <w:lvlJc w:val="left"/>
      <w:pPr>
        <w:ind w:left="7200" w:hanging="2160"/>
      </w:pPr>
      <w:rPr>
        <w:rFonts w:hint="default"/>
        <w:b/>
        <w:color w:val="51247A" w:themeColor="accent1"/>
        <w:sz w:val="24"/>
      </w:rPr>
    </w:lvl>
    <w:lvl w:ilvl="8">
      <w:start w:val="1"/>
      <w:numFmt w:val="decimal"/>
      <w:lvlText w:val="%1.%2.%3.%4.%5.%6.%7.%8.%9."/>
      <w:lvlJc w:val="left"/>
      <w:pPr>
        <w:ind w:left="7920" w:hanging="2160"/>
      </w:pPr>
      <w:rPr>
        <w:rFonts w:hint="default"/>
        <w:b/>
        <w:color w:val="51247A" w:themeColor="accent1"/>
        <w:sz w:val="24"/>
      </w:rPr>
    </w:lvl>
  </w:abstractNum>
  <w:abstractNum w:abstractNumId="10" w15:restartNumberingAfterBreak="0">
    <w:nsid w:val="1A4E610B"/>
    <w:multiLevelType w:val="multilevel"/>
    <w:tmpl w:val="0B76EB08"/>
    <w:styleLink w:val="ListNumber"/>
    <w:lvl w:ilvl="0">
      <w:start w:val="1"/>
      <w:numFmt w:val="decimal"/>
      <w:pStyle w:val="ListNumber0"/>
      <w:lvlText w:val="%1."/>
      <w:lvlJc w:val="left"/>
      <w:pPr>
        <w:tabs>
          <w:tab w:val="num" w:pos="0"/>
        </w:tabs>
        <w:ind w:left="425" w:hanging="425"/>
      </w:pPr>
      <w:rPr>
        <w:rFonts w:hint="default"/>
      </w:rPr>
    </w:lvl>
    <w:lvl w:ilvl="1">
      <w:start w:val="1"/>
      <w:numFmt w:val="lowerLetter"/>
      <w:pStyle w:val="ListNumber2"/>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upperLetter"/>
      <w:pStyle w:val="ListNumber4"/>
      <w:lvlText w:val="%4."/>
      <w:lvlJc w:val="left"/>
      <w:pPr>
        <w:tabs>
          <w:tab w:val="num" w:pos="1700"/>
        </w:tabs>
        <w:ind w:left="1700" w:hanging="425"/>
      </w:pPr>
      <w:rPr>
        <w:rFonts w:hint="default"/>
      </w:rPr>
    </w:lvl>
    <w:lvl w:ilvl="4">
      <w:start w:val="1"/>
      <w:numFmt w:val="upperRoman"/>
      <w:pStyle w:val="ListNumber5"/>
      <w:lvlText w:val="%5."/>
      <w:lvlJc w:val="left"/>
      <w:pPr>
        <w:tabs>
          <w:tab w:val="num" w:pos="2125"/>
        </w:tabs>
        <w:ind w:left="2125" w:hanging="425"/>
      </w:pPr>
      <w:rPr>
        <w:rFonts w:hint="default"/>
      </w:rPr>
    </w:lvl>
    <w:lvl w:ilvl="5">
      <w:start w:val="1"/>
      <w:numFmt w:val="decimal"/>
      <w:pStyle w:val="ListNumber6"/>
      <w:lvlText w:val="%6."/>
      <w:lvlJc w:val="left"/>
      <w:pPr>
        <w:tabs>
          <w:tab w:val="num" w:pos="2550"/>
        </w:tabs>
        <w:ind w:left="2550" w:hanging="425"/>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11" w15:restartNumberingAfterBreak="0">
    <w:nsid w:val="1D737170"/>
    <w:multiLevelType w:val="multilevel"/>
    <w:tmpl w:val="794003F6"/>
    <w:styleLink w:val="ListNbrHeading"/>
    <w:lvl w:ilvl="0">
      <w:start w:val="1"/>
      <w:numFmt w:val="decimal"/>
      <w:pStyle w:val="NbrHeading1"/>
      <w:lvlText w:val="%1."/>
      <w:lvlJc w:val="left"/>
      <w:pPr>
        <w:tabs>
          <w:tab w:val="num" w:pos="1134"/>
        </w:tabs>
        <w:ind w:left="1134" w:hanging="1134"/>
      </w:pPr>
      <w:rPr>
        <w:rFonts w:hint="default"/>
      </w:rPr>
    </w:lvl>
    <w:lvl w:ilvl="1">
      <w:start w:val="1"/>
      <w:numFmt w:val="decimal"/>
      <w:pStyle w:val="NbrHeading2"/>
      <w:lvlText w:val="%1.%2"/>
      <w:lvlJc w:val="left"/>
      <w:pPr>
        <w:tabs>
          <w:tab w:val="num" w:pos="1134"/>
        </w:tabs>
        <w:ind w:left="1134" w:hanging="1134"/>
      </w:pPr>
      <w:rPr>
        <w:rFonts w:hint="default"/>
      </w:rPr>
    </w:lvl>
    <w:lvl w:ilvl="2">
      <w:start w:val="1"/>
      <w:numFmt w:val="decimal"/>
      <w:pStyle w:val="NbrHeading3"/>
      <w:lvlText w:val="%1.%2.%3"/>
      <w:lvlJc w:val="left"/>
      <w:pPr>
        <w:tabs>
          <w:tab w:val="num" w:pos="1134"/>
        </w:tabs>
        <w:ind w:left="1134" w:hanging="1134"/>
      </w:pPr>
      <w:rPr>
        <w:rFonts w:hint="default"/>
      </w:rPr>
    </w:lvl>
    <w:lvl w:ilvl="3">
      <w:start w:val="1"/>
      <w:numFmt w:val="decimal"/>
      <w:pStyle w:val="NbrHeading4"/>
      <w:lvlText w:val="%1.%2.%3.%4"/>
      <w:lvlJc w:val="left"/>
      <w:pPr>
        <w:tabs>
          <w:tab w:val="num" w:pos="1134"/>
        </w:tabs>
        <w:ind w:left="1134" w:hanging="1134"/>
      </w:pPr>
      <w:rPr>
        <w:rFonts w:hint="default"/>
      </w:rPr>
    </w:lvl>
    <w:lvl w:ilvl="4">
      <w:start w:val="1"/>
      <w:numFmt w:val="decimal"/>
      <w:pStyle w:val="NbrHeading5"/>
      <w:lvlText w:val="%1.%2.%3.%4.%5"/>
      <w:lvlJc w:val="left"/>
      <w:pPr>
        <w:tabs>
          <w:tab w:val="num" w:pos="1134"/>
        </w:tabs>
        <w:ind w:left="1134" w:hanging="1134"/>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2" w15:restartNumberingAfterBreak="0">
    <w:nsid w:val="24690311"/>
    <w:multiLevelType w:val="hybridMultilevel"/>
    <w:tmpl w:val="B172E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2413F9"/>
    <w:multiLevelType w:val="multilevel"/>
    <w:tmpl w:val="30A23188"/>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upperLetter"/>
      <w:lvlText w:val="%2."/>
      <w:lvlJc w:val="left"/>
      <w:pPr>
        <w:ind w:left="1080" w:hanging="360"/>
      </w:pPr>
      <w:rPr>
        <w:rFonts w:hint="default"/>
        <w:b/>
        <w:bCs w:val="0"/>
        <w:color w:val="auto"/>
        <w:sz w:val="20"/>
        <w:szCs w:val="15"/>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14" w15:restartNumberingAfterBreak="0">
    <w:nsid w:val="264443E4"/>
    <w:multiLevelType w:val="hybridMultilevel"/>
    <w:tmpl w:val="A8404D78"/>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7E47D3"/>
    <w:multiLevelType w:val="multilevel"/>
    <w:tmpl w:val="F10ABF48"/>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4"/>
      <w:numFmt w:val="decimal"/>
      <w:lvlText w:val="A.%2"/>
      <w:lvlJc w:val="left"/>
      <w:pPr>
        <w:ind w:left="1570" w:hanging="720"/>
      </w:pPr>
      <w:rPr>
        <w:rFonts w:asciiTheme="minorHAnsi" w:eastAsiaTheme="minorHAnsi" w:hAnsiTheme="minorHAnsi" w:cstheme="minorBidi" w:hint="default"/>
        <w:b/>
        <w:bCs w:val="0"/>
        <w:color w:val="auto"/>
        <w:sz w:val="21"/>
        <w:szCs w:val="16"/>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16" w15:restartNumberingAfterBreak="0">
    <w:nsid w:val="27B57907"/>
    <w:multiLevelType w:val="multilevel"/>
    <w:tmpl w:val="A906D87A"/>
    <w:styleLink w:val="ListTableBullet"/>
    <w:lvl w:ilvl="0">
      <w:start w:val="1"/>
      <w:numFmt w:val="bullet"/>
      <w:pStyle w:val="TableBullet"/>
      <w:lvlText w:val=""/>
      <w:lvlJc w:val="left"/>
      <w:pPr>
        <w:tabs>
          <w:tab w:val="num" w:pos="397"/>
        </w:tabs>
        <w:ind w:left="397" w:hanging="284"/>
      </w:pPr>
      <w:rPr>
        <w:rFonts w:ascii="Symbol" w:hAnsi="Symbol" w:hint="default"/>
      </w:rPr>
    </w:lvl>
    <w:lvl w:ilvl="1">
      <w:start w:val="1"/>
      <w:numFmt w:val="bullet"/>
      <w:pStyle w:val="TableBullet2"/>
      <w:lvlText w:val="–"/>
      <w:lvlJc w:val="left"/>
      <w:pPr>
        <w:tabs>
          <w:tab w:val="num" w:pos="680"/>
        </w:tabs>
        <w:ind w:left="680" w:hanging="283"/>
      </w:pPr>
      <w:rPr>
        <w:rFonts w:ascii="Arial Rounded MT" w:hAnsi="Arial Rounded MT"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7" w15:restartNumberingAfterBreak="0">
    <w:nsid w:val="27FD579E"/>
    <w:multiLevelType w:val="multilevel"/>
    <w:tmpl w:val="1460F74A"/>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1.%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18" w15:restartNumberingAfterBreak="0">
    <w:nsid w:val="29973E80"/>
    <w:multiLevelType w:val="multilevel"/>
    <w:tmpl w:val="D442603C"/>
    <w:styleLink w:val="ListTableNumber"/>
    <w:lvl w:ilvl="0">
      <w:start w:val="1"/>
      <w:numFmt w:val="decimal"/>
      <w:pStyle w:val="TableNumber"/>
      <w:lvlText w:val="%1."/>
      <w:lvlJc w:val="left"/>
      <w:pPr>
        <w:tabs>
          <w:tab w:val="num" w:pos="397"/>
        </w:tabs>
        <w:ind w:left="397" w:hanging="284"/>
      </w:pPr>
      <w:rPr>
        <w:rFonts w:hint="default"/>
      </w:rPr>
    </w:lvl>
    <w:lvl w:ilvl="1">
      <w:start w:val="1"/>
      <w:numFmt w:val="lowerLetter"/>
      <w:pStyle w:val="TableNumber2"/>
      <w:lvlText w:val="%2."/>
      <w:lvlJc w:val="left"/>
      <w:pPr>
        <w:tabs>
          <w:tab w:val="num" w:pos="680"/>
        </w:tabs>
        <w:ind w:left="680" w:hanging="283"/>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9" w15:restartNumberingAfterBreak="0">
    <w:nsid w:val="2BC444F5"/>
    <w:multiLevelType w:val="multilevel"/>
    <w:tmpl w:val="1460F74A"/>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1.%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20" w15:restartNumberingAfterBreak="0">
    <w:nsid w:val="2C0D39BB"/>
    <w:multiLevelType w:val="multilevel"/>
    <w:tmpl w:val="FD9271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CE86B6C"/>
    <w:multiLevelType w:val="multilevel"/>
    <w:tmpl w:val="33B036A2"/>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2.%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22" w15:restartNumberingAfterBreak="0">
    <w:nsid w:val="316B1A23"/>
    <w:multiLevelType w:val="hybridMultilevel"/>
    <w:tmpl w:val="CDEAF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D4A3D"/>
    <w:multiLevelType w:val="multilevel"/>
    <w:tmpl w:val="A43C3E46"/>
    <w:lvl w:ilvl="0">
      <w:start w:val="2"/>
      <w:numFmt w:val="decimal"/>
      <w:lvlText w:val="%1"/>
      <w:lvlJc w:val="left"/>
      <w:pPr>
        <w:ind w:left="360" w:hanging="360"/>
      </w:pPr>
      <w:rPr>
        <w:rFonts w:hint="default"/>
        <w:b w:val="0"/>
        <w:color w:val="000000" w:themeColor="text1"/>
      </w:rPr>
    </w:lvl>
    <w:lvl w:ilvl="1">
      <w:start w:val="1"/>
      <w:numFmt w:val="decimal"/>
      <w:lvlText w:val="%1.%2"/>
      <w:lvlJc w:val="left"/>
      <w:pPr>
        <w:ind w:left="360" w:hanging="360"/>
      </w:pPr>
      <w:rPr>
        <w:rFonts w:hint="default"/>
        <w:b w:val="0"/>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24" w15:restartNumberingAfterBreak="0">
    <w:nsid w:val="3BF26A71"/>
    <w:multiLevelType w:val="multilevel"/>
    <w:tmpl w:val="E9B44B6A"/>
    <w:styleLink w:val="ListParagraph0"/>
    <w:lvl w:ilvl="0">
      <w:start w:val="1"/>
      <w:numFmt w:val="none"/>
      <w:lvlText w:val=""/>
      <w:lvlJc w:val="left"/>
      <w:pPr>
        <w:ind w:left="425" w:firstLine="0"/>
      </w:pPr>
      <w:rPr>
        <w:rFonts w:hint="default"/>
      </w:rPr>
    </w:lvl>
    <w:lvl w:ilvl="1">
      <w:start w:val="1"/>
      <w:numFmt w:val="none"/>
      <w:lvlText w:val=""/>
      <w:lvlJc w:val="left"/>
      <w:pPr>
        <w:ind w:left="851" w:hanging="1"/>
      </w:pPr>
      <w:rPr>
        <w:rFonts w:hint="default"/>
      </w:rPr>
    </w:lvl>
    <w:lvl w:ilvl="2">
      <w:start w:val="1"/>
      <w:numFmt w:val="none"/>
      <w:lvlText w:val=""/>
      <w:lvlJc w:val="left"/>
      <w:pPr>
        <w:ind w:left="1276" w:hanging="1"/>
      </w:pPr>
      <w:rPr>
        <w:rFonts w:hint="default"/>
      </w:rPr>
    </w:lvl>
    <w:lvl w:ilvl="3">
      <w:start w:val="1"/>
      <w:numFmt w:val="none"/>
      <w:lvlText w:val=""/>
      <w:lvlJc w:val="left"/>
      <w:pPr>
        <w:ind w:left="1701" w:hanging="1"/>
      </w:pPr>
      <w:rPr>
        <w:rFonts w:hint="default"/>
      </w:rPr>
    </w:lvl>
    <w:lvl w:ilvl="4">
      <w:start w:val="1"/>
      <w:numFmt w:val="none"/>
      <w:lvlText w:val=""/>
      <w:lvlJc w:val="left"/>
      <w:pPr>
        <w:ind w:left="2126" w:hanging="1"/>
      </w:pPr>
      <w:rPr>
        <w:rFonts w:hint="default"/>
      </w:rPr>
    </w:lvl>
    <w:lvl w:ilvl="5">
      <w:start w:val="1"/>
      <w:numFmt w:val="none"/>
      <w:lvlText w:val=""/>
      <w:lvlJc w:val="left"/>
      <w:pPr>
        <w:ind w:left="2552" w:hanging="2"/>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25" w15:restartNumberingAfterBreak="0">
    <w:nsid w:val="40071FAE"/>
    <w:multiLevelType w:val="multilevel"/>
    <w:tmpl w:val="9D625AA6"/>
    <w:styleLink w:val="ListNumberedHeadings"/>
    <w:lvl w:ilvl="0">
      <w:start w:val="1"/>
      <w:numFmt w:val="decimal"/>
      <w:lvlText w:val="%1"/>
      <w:lvlJc w:val="left"/>
      <w:pPr>
        <w:tabs>
          <w:tab w:val="num" w:pos="1134"/>
        </w:tabs>
        <w:ind w:left="1134" w:hanging="1134"/>
      </w:pPr>
      <w:rPr>
        <w:rFonts w:asciiTheme="majorHAnsi" w:hAnsiTheme="majorHAnsi" w:hint="default"/>
        <w:color w:val="E62645" w:themeColor="accent2"/>
      </w:rPr>
    </w:lvl>
    <w:lvl w:ilvl="1">
      <w:start w:val="1"/>
      <w:numFmt w:val="decimal"/>
      <w:lvlText w:val="%1.%2"/>
      <w:lvlJc w:val="left"/>
      <w:pPr>
        <w:tabs>
          <w:tab w:val="num" w:pos="1134"/>
        </w:tabs>
        <w:ind w:left="1134" w:hanging="1134"/>
      </w:pPr>
      <w:rPr>
        <w:rFonts w:ascii="Gotham Light" w:hAnsi="Gotham Light" w:hint="default"/>
        <w:color w:val="999490" w:themeColor="accent3"/>
      </w:rPr>
    </w:lvl>
    <w:lvl w:ilvl="2">
      <w:start w:val="1"/>
      <w:numFmt w:val="decimal"/>
      <w:lvlText w:val="%1.%2.%3"/>
      <w:lvlJc w:val="left"/>
      <w:pPr>
        <w:tabs>
          <w:tab w:val="num" w:pos="1134"/>
        </w:tabs>
        <w:ind w:left="1134" w:hanging="1134"/>
      </w:pPr>
      <w:rPr>
        <w:rFonts w:asciiTheme="majorHAnsi" w:hAnsiTheme="majorHAnsi" w:hint="default"/>
        <w:color w:val="51247A" w:themeColor="accent1"/>
      </w:rPr>
    </w:lvl>
    <w:lvl w:ilvl="3">
      <w:start w:val="1"/>
      <w:numFmt w:val="decimal"/>
      <w:lvlText w:val="%1.%2.%3.%4"/>
      <w:lvlJc w:val="left"/>
      <w:pPr>
        <w:tabs>
          <w:tab w:val="num" w:pos="1134"/>
        </w:tabs>
        <w:ind w:left="1134" w:hanging="1134"/>
      </w:pPr>
      <w:rPr>
        <w:rFonts w:asciiTheme="majorHAnsi" w:hAnsiTheme="majorHAnsi" w:hint="default"/>
        <w:color w:val="auto"/>
        <w:sz w:val="18"/>
      </w:rPr>
    </w:lvl>
    <w:lvl w:ilvl="4">
      <w:start w:val="1"/>
      <w:numFmt w:val="decimal"/>
      <w:lvlText w:val="%1.%2.%3.%4.%5"/>
      <w:lvlJc w:val="left"/>
      <w:pPr>
        <w:tabs>
          <w:tab w:val="num" w:pos="1134"/>
        </w:tabs>
        <w:ind w:left="1134" w:hanging="1134"/>
      </w:pPr>
      <w:rPr>
        <w:rFonts w:asciiTheme="majorHAnsi" w:hAnsiTheme="majorHAnsi" w:hint="default"/>
        <w:color w:val="E62645" w:themeColor="accent2"/>
        <w:sz w:val="18"/>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6" w15:restartNumberingAfterBreak="0">
    <w:nsid w:val="41453D01"/>
    <w:multiLevelType w:val="multilevel"/>
    <w:tmpl w:val="A43C3E46"/>
    <w:lvl w:ilvl="0">
      <w:start w:val="2"/>
      <w:numFmt w:val="decimal"/>
      <w:lvlText w:val="%1"/>
      <w:lvlJc w:val="left"/>
      <w:pPr>
        <w:ind w:left="360" w:hanging="360"/>
      </w:pPr>
      <w:rPr>
        <w:rFonts w:hint="default"/>
        <w:b w:val="0"/>
        <w:color w:val="000000" w:themeColor="text1"/>
      </w:rPr>
    </w:lvl>
    <w:lvl w:ilvl="1">
      <w:start w:val="1"/>
      <w:numFmt w:val="decimal"/>
      <w:lvlText w:val="%1.%2"/>
      <w:lvlJc w:val="left"/>
      <w:pPr>
        <w:ind w:left="360" w:hanging="360"/>
      </w:pPr>
      <w:rPr>
        <w:rFonts w:hint="default"/>
        <w:b w:val="0"/>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27" w15:restartNumberingAfterBreak="0">
    <w:nsid w:val="43764627"/>
    <w:multiLevelType w:val="multilevel"/>
    <w:tmpl w:val="35D8F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D6337"/>
    <w:multiLevelType w:val="hybridMultilevel"/>
    <w:tmpl w:val="1F8C8FD6"/>
    <w:lvl w:ilvl="0" w:tplc="A1606D9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8C90D8A"/>
    <w:multiLevelType w:val="multilevel"/>
    <w:tmpl w:val="8752BC70"/>
    <w:numStyleLink w:val="ListSectionTitle"/>
  </w:abstractNum>
  <w:abstractNum w:abstractNumId="30" w15:restartNumberingAfterBreak="0">
    <w:nsid w:val="4BFC4AB9"/>
    <w:multiLevelType w:val="multilevel"/>
    <w:tmpl w:val="E9B44B6A"/>
    <w:lvl w:ilvl="0">
      <w:start w:val="1"/>
      <w:numFmt w:val="none"/>
      <w:lvlText w:val=""/>
      <w:lvlJc w:val="left"/>
      <w:pPr>
        <w:ind w:left="425" w:firstLine="0"/>
      </w:pPr>
      <w:rPr>
        <w:rFonts w:hint="default"/>
      </w:rPr>
    </w:lvl>
    <w:lvl w:ilvl="1">
      <w:start w:val="1"/>
      <w:numFmt w:val="none"/>
      <w:lvlText w:val=""/>
      <w:lvlJc w:val="left"/>
      <w:pPr>
        <w:ind w:left="851" w:hanging="1"/>
      </w:pPr>
      <w:rPr>
        <w:rFonts w:hint="default"/>
      </w:rPr>
    </w:lvl>
    <w:lvl w:ilvl="2">
      <w:start w:val="1"/>
      <w:numFmt w:val="none"/>
      <w:lvlText w:val=""/>
      <w:lvlJc w:val="left"/>
      <w:pPr>
        <w:ind w:left="1276" w:hanging="1"/>
      </w:pPr>
      <w:rPr>
        <w:rFonts w:hint="default"/>
      </w:rPr>
    </w:lvl>
    <w:lvl w:ilvl="3">
      <w:start w:val="1"/>
      <w:numFmt w:val="none"/>
      <w:lvlText w:val=""/>
      <w:lvlJc w:val="left"/>
      <w:pPr>
        <w:ind w:left="1701" w:hanging="1"/>
      </w:pPr>
      <w:rPr>
        <w:rFonts w:hint="default"/>
      </w:rPr>
    </w:lvl>
    <w:lvl w:ilvl="4">
      <w:start w:val="1"/>
      <w:numFmt w:val="none"/>
      <w:lvlText w:val=""/>
      <w:lvlJc w:val="left"/>
      <w:pPr>
        <w:ind w:left="2126" w:hanging="1"/>
      </w:pPr>
      <w:rPr>
        <w:rFonts w:hint="default"/>
      </w:rPr>
    </w:lvl>
    <w:lvl w:ilvl="5">
      <w:start w:val="1"/>
      <w:numFmt w:val="none"/>
      <w:lvlText w:val=""/>
      <w:lvlJc w:val="left"/>
      <w:pPr>
        <w:ind w:left="2552" w:hanging="2"/>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31" w15:restartNumberingAfterBreak="0">
    <w:nsid w:val="4C966E96"/>
    <w:multiLevelType w:val="multilevel"/>
    <w:tmpl w:val="07CA2376"/>
    <w:lvl w:ilvl="0">
      <w:start w:val="1"/>
      <w:numFmt w:val="decimal"/>
      <w:lvlText w:val="%1."/>
      <w:lvlJc w:val="left"/>
      <w:pPr>
        <w:ind w:left="400" w:hanging="400"/>
      </w:pPr>
      <w:rPr>
        <w:rFonts w:hint="default"/>
        <w:b/>
        <w:color w:val="51247A" w:themeColor="accent1"/>
        <w:sz w:val="24"/>
      </w:rPr>
    </w:lvl>
    <w:lvl w:ilvl="1">
      <w:start w:val="1"/>
      <w:numFmt w:val="lowerRoman"/>
      <w:lvlText w:val="%2"/>
      <w:lvlJc w:val="right"/>
      <w:pPr>
        <w:ind w:left="1080" w:hanging="360"/>
      </w:pPr>
      <w:rPr>
        <w:rFonts w:hint="default"/>
        <w:b/>
        <w:color w:val="51247A" w:themeColor="accent1"/>
        <w:sz w:val="24"/>
      </w:rPr>
    </w:lvl>
    <w:lvl w:ilvl="2">
      <w:start w:val="1"/>
      <w:numFmt w:val="decimal"/>
      <w:lvlText w:val="%1.%2.%3."/>
      <w:lvlJc w:val="left"/>
      <w:pPr>
        <w:ind w:left="2160" w:hanging="720"/>
      </w:pPr>
      <w:rPr>
        <w:rFonts w:hint="default"/>
        <w:b/>
        <w:color w:val="51247A" w:themeColor="accent1"/>
        <w:sz w:val="24"/>
      </w:rPr>
    </w:lvl>
    <w:lvl w:ilvl="3">
      <w:start w:val="1"/>
      <w:numFmt w:val="decimal"/>
      <w:lvlText w:val="%1.%2.%3.%4."/>
      <w:lvlJc w:val="left"/>
      <w:pPr>
        <w:ind w:left="3240" w:hanging="1080"/>
      </w:pPr>
      <w:rPr>
        <w:rFonts w:hint="default"/>
        <w:b/>
        <w:color w:val="51247A" w:themeColor="accent1"/>
        <w:sz w:val="24"/>
      </w:rPr>
    </w:lvl>
    <w:lvl w:ilvl="4">
      <w:start w:val="1"/>
      <w:numFmt w:val="decimal"/>
      <w:lvlText w:val="%1.%2.%3.%4.%5."/>
      <w:lvlJc w:val="left"/>
      <w:pPr>
        <w:ind w:left="4320" w:hanging="1440"/>
      </w:pPr>
      <w:rPr>
        <w:rFonts w:hint="default"/>
        <w:b/>
        <w:color w:val="51247A" w:themeColor="accent1"/>
        <w:sz w:val="24"/>
      </w:rPr>
    </w:lvl>
    <w:lvl w:ilvl="5">
      <w:start w:val="1"/>
      <w:numFmt w:val="decimal"/>
      <w:lvlText w:val="%1.%2.%3.%4.%5.%6."/>
      <w:lvlJc w:val="left"/>
      <w:pPr>
        <w:ind w:left="5040" w:hanging="1440"/>
      </w:pPr>
      <w:rPr>
        <w:rFonts w:hint="default"/>
        <w:b/>
        <w:color w:val="51247A" w:themeColor="accent1"/>
        <w:sz w:val="24"/>
      </w:rPr>
    </w:lvl>
    <w:lvl w:ilvl="6">
      <w:start w:val="1"/>
      <w:numFmt w:val="decimal"/>
      <w:lvlText w:val="%1.%2.%3.%4.%5.%6.%7."/>
      <w:lvlJc w:val="left"/>
      <w:pPr>
        <w:ind w:left="6120" w:hanging="1800"/>
      </w:pPr>
      <w:rPr>
        <w:rFonts w:hint="default"/>
        <w:b/>
        <w:color w:val="51247A" w:themeColor="accent1"/>
        <w:sz w:val="24"/>
      </w:rPr>
    </w:lvl>
    <w:lvl w:ilvl="7">
      <w:start w:val="1"/>
      <w:numFmt w:val="decimal"/>
      <w:lvlText w:val="%1.%2.%3.%4.%5.%6.%7.%8."/>
      <w:lvlJc w:val="left"/>
      <w:pPr>
        <w:ind w:left="7200" w:hanging="2160"/>
      </w:pPr>
      <w:rPr>
        <w:rFonts w:hint="default"/>
        <w:b/>
        <w:color w:val="51247A" w:themeColor="accent1"/>
        <w:sz w:val="24"/>
      </w:rPr>
    </w:lvl>
    <w:lvl w:ilvl="8">
      <w:start w:val="1"/>
      <w:numFmt w:val="decimal"/>
      <w:lvlText w:val="%1.%2.%3.%4.%5.%6.%7.%8.%9."/>
      <w:lvlJc w:val="left"/>
      <w:pPr>
        <w:ind w:left="7920" w:hanging="2160"/>
      </w:pPr>
      <w:rPr>
        <w:rFonts w:hint="default"/>
        <w:b/>
        <w:color w:val="51247A" w:themeColor="accent1"/>
        <w:sz w:val="24"/>
      </w:rPr>
    </w:lvl>
  </w:abstractNum>
  <w:abstractNum w:abstractNumId="32" w15:restartNumberingAfterBreak="0">
    <w:nsid w:val="52AA0A7D"/>
    <w:multiLevelType w:val="multilevel"/>
    <w:tmpl w:val="E9B44B6A"/>
    <w:numStyleLink w:val="ListParagraph0"/>
  </w:abstractNum>
  <w:abstractNum w:abstractNumId="33" w15:restartNumberingAfterBreak="0">
    <w:nsid w:val="53FE7795"/>
    <w:multiLevelType w:val="multilevel"/>
    <w:tmpl w:val="B5BC7C40"/>
    <w:numStyleLink w:val="ListAppendix"/>
  </w:abstractNum>
  <w:abstractNum w:abstractNumId="34" w15:restartNumberingAfterBreak="0">
    <w:nsid w:val="55375D28"/>
    <w:multiLevelType w:val="multilevel"/>
    <w:tmpl w:val="1460F74A"/>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1.%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35" w15:restartNumberingAfterBreak="0">
    <w:nsid w:val="57326181"/>
    <w:multiLevelType w:val="multilevel"/>
    <w:tmpl w:val="818A2B30"/>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A.%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36" w15:restartNumberingAfterBreak="0">
    <w:nsid w:val="5F9118EF"/>
    <w:multiLevelType w:val="hybridMultilevel"/>
    <w:tmpl w:val="BB5C38EC"/>
    <w:lvl w:ilvl="0" w:tplc="81EE07DA">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472465A"/>
    <w:multiLevelType w:val="multilevel"/>
    <w:tmpl w:val="5C36EE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64D6711"/>
    <w:multiLevelType w:val="multilevel"/>
    <w:tmpl w:val="1460F74A"/>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1.%2"/>
      <w:lvlJc w:val="left"/>
      <w:pPr>
        <w:ind w:left="1440" w:hanging="720"/>
      </w:pPr>
      <w:rPr>
        <w:rFonts w:asciiTheme="minorHAnsi" w:eastAsiaTheme="minorHAnsi" w:hAnsiTheme="minorHAnsi" w:cstheme="minorBidi" w:hint="default"/>
        <w:b/>
        <w:bCs w:val="0"/>
        <w:color w:val="auto"/>
        <w:sz w:val="24"/>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39" w15:restartNumberingAfterBreak="0">
    <w:nsid w:val="66E107DE"/>
    <w:multiLevelType w:val="multilevel"/>
    <w:tmpl w:val="3954B39C"/>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decimal"/>
      <w:lvlText w:val="A.%2"/>
      <w:lvlJc w:val="left"/>
      <w:pPr>
        <w:ind w:left="1440" w:hanging="720"/>
      </w:pPr>
      <w:rPr>
        <w:rFonts w:asciiTheme="minorHAnsi" w:eastAsiaTheme="minorHAnsi" w:hAnsiTheme="minorHAnsi" w:cstheme="minorBidi" w:hint="default"/>
        <w:b/>
        <w:bCs w:val="0"/>
        <w:color w:val="auto"/>
        <w:sz w:val="20"/>
        <w:szCs w:val="15"/>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40" w15:restartNumberingAfterBreak="0">
    <w:nsid w:val="67EA481E"/>
    <w:multiLevelType w:val="hybridMultilevel"/>
    <w:tmpl w:val="B09A7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ADD782F"/>
    <w:multiLevelType w:val="hybridMultilevel"/>
    <w:tmpl w:val="C2A27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80D97"/>
    <w:multiLevelType w:val="hybridMultilevel"/>
    <w:tmpl w:val="32C63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662136"/>
    <w:multiLevelType w:val="multilevel"/>
    <w:tmpl w:val="E9B44B6A"/>
    <w:lvl w:ilvl="0">
      <w:start w:val="1"/>
      <w:numFmt w:val="none"/>
      <w:lvlText w:val=""/>
      <w:lvlJc w:val="left"/>
      <w:pPr>
        <w:ind w:left="425" w:firstLine="0"/>
      </w:pPr>
      <w:rPr>
        <w:rFonts w:hint="default"/>
      </w:rPr>
    </w:lvl>
    <w:lvl w:ilvl="1">
      <w:start w:val="1"/>
      <w:numFmt w:val="none"/>
      <w:lvlText w:val=""/>
      <w:lvlJc w:val="left"/>
      <w:pPr>
        <w:ind w:left="851" w:hanging="1"/>
      </w:pPr>
      <w:rPr>
        <w:rFonts w:hint="default"/>
      </w:rPr>
    </w:lvl>
    <w:lvl w:ilvl="2">
      <w:start w:val="1"/>
      <w:numFmt w:val="none"/>
      <w:lvlText w:val=""/>
      <w:lvlJc w:val="left"/>
      <w:pPr>
        <w:ind w:left="1276" w:hanging="1"/>
      </w:pPr>
      <w:rPr>
        <w:rFonts w:hint="default"/>
      </w:rPr>
    </w:lvl>
    <w:lvl w:ilvl="3">
      <w:start w:val="1"/>
      <w:numFmt w:val="none"/>
      <w:lvlText w:val=""/>
      <w:lvlJc w:val="left"/>
      <w:pPr>
        <w:ind w:left="1701" w:hanging="1"/>
      </w:pPr>
      <w:rPr>
        <w:rFonts w:hint="default"/>
      </w:rPr>
    </w:lvl>
    <w:lvl w:ilvl="4">
      <w:start w:val="1"/>
      <w:numFmt w:val="none"/>
      <w:lvlText w:val=""/>
      <w:lvlJc w:val="left"/>
      <w:pPr>
        <w:ind w:left="2126" w:hanging="1"/>
      </w:pPr>
      <w:rPr>
        <w:rFonts w:hint="default"/>
      </w:rPr>
    </w:lvl>
    <w:lvl w:ilvl="5">
      <w:start w:val="1"/>
      <w:numFmt w:val="none"/>
      <w:lvlText w:val=""/>
      <w:lvlJc w:val="left"/>
      <w:pPr>
        <w:ind w:left="2552" w:hanging="2"/>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44" w15:restartNumberingAfterBreak="0">
    <w:nsid w:val="71CB3CE2"/>
    <w:multiLevelType w:val="hybridMultilevel"/>
    <w:tmpl w:val="F8F8CC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25B532E"/>
    <w:multiLevelType w:val="multilevel"/>
    <w:tmpl w:val="2F6CA4A0"/>
    <w:styleLink w:val="ListBullet"/>
    <w:lvl w:ilvl="0">
      <w:start w:val="1"/>
      <w:numFmt w:val="bullet"/>
      <w:pStyle w:val="ListBullet0"/>
      <w:lvlText w:val=""/>
      <w:lvlJc w:val="left"/>
      <w:pPr>
        <w:tabs>
          <w:tab w:val="num" w:pos="425"/>
        </w:tabs>
        <w:ind w:left="425" w:hanging="425"/>
      </w:pPr>
      <w:rPr>
        <w:rFonts w:ascii="Symbol" w:hAnsi="Symbol" w:hint="default"/>
      </w:rPr>
    </w:lvl>
    <w:lvl w:ilvl="1">
      <w:start w:val="1"/>
      <w:numFmt w:val="bullet"/>
      <w:pStyle w:val="ListBullet2"/>
      <w:lvlText w:val="–"/>
      <w:lvlJc w:val="left"/>
      <w:pPr>
        <w:tabs>
          <w:tab w:val="num" w:pos="850"/>
        </w:tabs>
        <w:ind w:left="850" w:hanging="425"/>
      </w:pPr>
      <w:rPr>
        <w:rFonts w:ascii="Arial Rounded MT" w:hAnsi="Arial Rounded MT" w:hint="default"/>
        <w:color w:val="auto"/>
      </w:rPr>
    </w:lvl>
    <w:lvl w:ilvl="2">
      <w:start w:val="1"/>
      <w:numFmt w:val="bullet"/>
      <w:pStyle w:val="ListBullet3"/>
      <w:lvlText w:val=""/>
      <w:lvlJc w:val="left"/>
      <w:pPr>
        <w:tabs>
          <w:tab w:val="num" w:pos="1275"/>
        </w:tabs>
        <w:ind w:left="1275" w:hanging="425"/>
      </w:pPr>
      <w:rPr>
        <w:rFonts w:ascii="Symbol" w:hAnsi="Symbol" w:hint="default"/>
      </w:rPr>
    </w:lvl>
    <w:lvl w:ilvl="3">
      <w:start w:val="1"/>
      <w:numFmt w:val="bullet"/>
      <w:pStyle w:val="ListBullet4"/>
      <w:lvlText w:val="–"/>
      <w:lvlJc w:val="left"/>
      <w:pPr>
        <w:tabs>
          <w:tab w:val="num" w:pos="1700"/>
        </w:tabs>
        <w:ind w:left="1700" w:hanging="425"/>
      </w:pPr>
      <w:rPr>
        <w:rFonts w:ascii="Arial Rounded MT" w:hAnsi="Arial Rounded MT" w:hint="default"/>
      </w:rPr>
    </w:lvl>
    <w:lvl w:ilvl="4">
      <w:start w:val="1"/>
      <w:numFmt w:val="bullet"/>
      <w:pStyle w:val="ListBullet5"/>
      <w:lvlText w:val=""/>
      <w:lvlJc w:val="left"/>
      <w:pPr>
        <w:tabs>
          <w:tab w:val="num" w:pos="2125"/>
        </w:tabs>
        <w:ind w:left="2125" w:hanging="425"/>
      </w:pPr>
      <w:rPr>
        <w:rFonts w:ascii="Symbol" w:hAnsi="Symbol" w:hint="default"/>
        <w:color w:val="auto"/>
      </w:rPr>
    </w:lvl>
    <w:lvl w:ilvl="5">
      <w:start w:val="1"/>
      <w:numFmt w:val="bullet"/>
      <w:pStyle w:val="ListBullet6"/>
      <w:lvlText w:val="–"/>
      <w:lvlJc w:val="left"/>
      <w:pPr>
        <w:tabs>
          <w:tab w:val="num" w:pos="2550"/>
        </w:tabs>
        <w:ind w:left="2550" w:hanging="425"/>
      </w:pPr>
      <w:rPr>
        <w:rFonts w:ascii="Arial Rounded MT" w:hAnsi="Arial Rounded MT" w:hint="default"/>
      </w:rPr>
    </w:lvl>
    <w:lvl w:ilvl="6">
      <w:start w:val="1"/>
      <w:numFmt w:val="none"/>
      <w:lvlText w:val="%7"/>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46" w15:restartNumberingAfterBreak="0">
    <w:nsid w:val="72F270C4"/>
    <w:multiLevelType w:val="multilevel"/>
    <w:tmpl w:val="99C6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87C86"/>
    <w:multiLevelType w:val="multilevel"/>
    <w:tmpl w:val="30A23188"/>
    <w:lvl w:ilvl="0">
      <w:start w:val="1"/>
      <w:numFmt w:val="decimal"/>
      <w:lvlText w:val="%1"/>
      <w:lvlJc w:val="left"/>
      <w:pPr>
        <w:ind w:left="360" w:hanging="360"/>
      </w:pPr>
      <w:rPr>
        <w:rFonts w:asciiTheme="minorHAnsi" w:eastAsiaTheme="minorHAnsi" w:hAnsiTheme="minorHAnsi" w:cstheme="minorBidi" w:hint="default"/>
        <w:color w:val="auto"/>
        <w:sz w:val="24"/>
      </w:rPr>
    </w:lvl>
    <w:lvl w:ilvl="1">
      <w:start w:val="1"/>
      <w:numFmt w:val="upperLetter"/>
      <w:lvlText w:val="%2."/>
      <w:lvlJc w:val="left"/>
      <w:pPr>
        <w:ind w:left="1080" w:hanging="360"/>
      </w:pPr>
      <w:rPr>
        <w:rFonts w:hint="default"/>
        <w:b/>
        <w:bCs w:val="0"/>
        <w:color w:val="auto"/>
        <w:sz w:val="20"/>
        <w:szCs w:val="15"/>
      </w:rPr>
    </w:lvl>
    <w:lvl w:ilvl="2">
      <w:start w:val="1"/>
      <w:numFmt w:val="decimal"/>
      <w:lvlText w:val="%1.%2.%3"/>
      <w:lvlJc w:val="left"/>
      <w:pPr>
        <w:ind w:left="2160" w:hanging="720"/>
      </w:pPr>
      <w:rPr>
        <w:rFonts w:asciiTheme="minorHAnsi" w:eastAsiaTheme="minorHAnsi" w:hAnsiTheme="minorHAnsi" w:cstheme="minorBidi" w:hint="default"/>
        <w:color w:val="auto"/>
        <w:sz w:val="24"/>
      </w:rPr>
    </w:lvl>
    <w:lvl w:ilvl="3">
      <w:start w:val="1"/>
      <w:numFmt w:val="decimal"/>
      <w:lvlText w:val="%1.%2.%3.%4"/>
      <w:lvlJc w:val="left"/>
      <w:pPr>
        <w:ind w:left="3240" w:hanging="1080"/>
      </w:pPr>
      <w:rPr>
        <w:rFonts w:asciiTheme="minorHAnsi" w:eastAsiaTheme="minorHAnsi" w:hAnsiTheme="minorHAnsi" w:cstheme="minorBidi" w:hint="default"/>
        <w:color w:val="auto"/>
        <w:sz w:val="24"/>
      </w:rPr>
    </w:lvl>
    <w:lvl w:ilvl="4">
      <w:start w:val="1"/>
      <w:numFmt w:val="decimal"/>
      <w:lvlText w:val="%1.%2.%3.%4.%5"/>
      <w:lvlJc w:val="left"/>
      <w:pPr>
        <w:ind w:left="4320" w:hanging="1440"/>
      </w:pPr>
      <w:rPr>
        <w:rFonts w:asciiTheme="minorHAnsi" w:eastAsiaTheme="minorHAnsi" w:hAnsiTheme="minorHAnsi" w:cstheme="minorBidi" w:hint="default"/>
        <w:color w:val="auto"/>
        <w:sz w:val="24"/>
      </w:rPr>
    </w:lvl>
    <w:lvl w:ilvl="5">
      <w:start w:val="1"/>
      <w:numFmt w:val="decimal"/>
      <w:lvlText w:val="%1.%2.%3.%4.%5.%6"/>
      <w:lvlJc w:val="left"/>
      <w:pPr>
        <w:ind w:left="5040" w:hanging="1440"/>
      </w:pPr>
      <w:rPr>
        <w:rFonts w:asciiTheme="minorHAnsi" w:eastAsiaTheme="minorHAnsi" w:hAnsiTheme="minorHAnsi" w:cstheme="minorBidi" w:hint="default"/>
        <w:color w:val="auto"/>
        <w:sz w:val="24"/>
      </w:rPr>
    </w:lvl>
    <w:lvl w:ilvl="6">
      <w:start w:val="1"/>
      <w:numFmt w:val="decimal"/>
      <w:lvlText w:val="%1.%2.%3.%4.%5.%6.%7"/>
      <w:lvlJc w:val="left"/>
      <w:pPr>
        <w:ind w:left="6120" w:hanging="1800"/>
      </w:pPr>
      <w:rPr>
        <w:rFonts w:asciiTheme="minorHAnsi" w:eastAsiaTheme="minorHAnsi" w:hAnsiTheme="minorHAnsi" w:cstheme="minorBidi" w:hint="default"/>
        <w:color w:val="auto"/>
        <w:sz w:val="24"/>
      </w:rPr>
    </w:lvl>
    <w:lvl w:ilvl="7">
      <w:start w:val="1"/>
      <w:numFmt w:val="decimal"/>
      <w:lvlText w:val="%1.%2.%3.%4.%5.%6.%7.%8"/>
      <w:lvlJc w:val="left"/>
      <w:pPr>
        <w:ind w:left="6840" w:hanging="1800"/>
      </w:pPr>
      <w:rPr>
        <w:rFonts w:asciiTheme="minorHAnsi" w:eastAsiaTheme="minorHAnsi" w:hAnsiTheme="minorHAnsi" w:cstheme="minorBidi" w:hint="default"/>
        <w:color w:val="auto"/>
        <w:sz w:val="24"/>
      </w:rPr>
    </w:lvl>
    <w:lvl w:ilvl="8">
      <w:start w:val="1"/>
      <w:numFmt w:val="decimal"/>
      <w:lvlText w:val="%1.%2.%3.%4.%5.%6.%7.%8.%9"/>
      <w:lvlJc w:val="left"/>
      <w:pPr>
        <w:ind w:left="7920" w:hanging="2160"/>
      </w:pPr>
      <w:rPr>
        <w:rFonts w:asciiTheme="minorHAnsi" w:eastAsiaTheme="minorHAnsi" w:hAnsiTheme="minorHAnsi" w:cstheme="minorBidi" w:hint="default"/>
        <w:color w:val="auto"/>
        <w:sz w:val="24"/>
      </w:rPr>
    </w:lvl>
  </w:abstractNum>
  <w:abstractNum w:abstractNumId="48" w15:restartNumberingAfterBreak="0">
    <w:nsid w:val="7BE13EAC"/>
    <w:multiLevelType w:val="hybridMultilevel"/>
    <w:tmpl w:val="FD288454"/>
    <w:lvl w:ilvl="0" w:tplc="3640B554">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919556702">
    <w:abstractNumId w:val="45"/>
  </w:num>
  <w:num w:numId="2" w16cid:durableId="714233294">
    <w:abstractNumId w:val="10"/>
  </w:num>
  <w:num w:numId="3" w16cid:durableId="1500386190">
    <w:abstractNumId w:val="43"/>
  </w:num>
  <w:num w:numId="4" w16cid:durableId="11348474">
    <w:abstractNumId w:val="7"/>
  </w:num>
  <w:num w:numId="5" w16cid:durableId="1624337616">
    <w:abstractNumId w:val="30"/>
  </w:num>
  <w:num w:numId="6" w16cid:durableId="2096200034">
    <w:abstractNumId w:val="11"/>
  </w:num>
  <w:num w:numId="7" w16cid:durableId="1915507184">
    <w:abstractNumId w:val="16"/>
  </w:num>
  <w:num w:numId="8" w16cid:durableId="1144539983">
    <w:abstractNumId w:val="18"/>
  </w:num>
  <w:num w:numId="9" w16cid:durableId="283123636">
    <w:abstractNumId w:val="5"/>
  </w:num>
  <w:num w:numId="10" w16cid:durableId="1568998608">
    <w:abstractNumId w:val="25"/>
  </w:num>
  <w:num w:numId="11" w16cid:durableId="1925333571">
    <w:abstractNumId w:val="2"/>
  </w:num>
  <w:num w:numId="12" w16cid:durableId="1433430547">
    <w:abstractNumId w:val="1"/>
  </w:num>
  <w:num w:numId="13" w16cid:durableId="317080172">
    <w:abstractNumId w:val="29"/>
  </w:num>
  <w:num w:numId="14" w16cid:durableId="2054035702">
    <w:abstractNumId w:val="33"/>
  </w:num>
  <w:num w:numId="15" w16cid:durableId="387922834">
    <w:abstractNumId w:val="29"/>
  </w:num>
  <w:num w:numId="16" w16cid:durableId="27336803">
    <w:abstractNumId w:val="46"/>
  </w:num>
  <w:num w:numId="17" w16cid:durableId="951478320">
    <w:abstractNumId w:val="44"/>
  </w:num>
  <w:num w:numId="18" w16cid:durableId="744033382">
    <w:abstractNumId w:val="31"/>
  </w:num>
  <w:num w:numId="19" w16cid:durableId="589586480">
    <w:abstractNumId w:val="0"/>
  </w:num>
  <w:num w:numId="20" w16cid:durableId="1549537081">
    <w:abstractNumId w:val="9"/>
  </w:num>
  <w:num w:numId="21" w16cid:durableId="781648928">
    <w:abstractNumId w:val="35"/>
  </w:num>
  <w:num w:numId="22" w16cid:durableId="1221943253">
    <w:abstractNumId w:val="38"/>
  </w:num>
  <w:num w:numId="23" w16cid:durableId="739012834">
    <w:abstractNumId w:val="12"/>
  </w:num>
  <w:num w:numId="24" w16cid:durableId="2086803620">
    <w:abstractNumId w:val="23"/>
  </w:num>
  <w:num w:numId="25" w16cid:durableId="1639071861">
    <w:abstractNumId w:val="26"/>
  </w:num>
  <w:num w:numId="26" w16cid:durableId="241063022">
    <w:abstractNumId w:val="14"/>
  </w:num>
  <w:num w:numId="27" w16cid:durableId="1726833649">
    <w:abstractNumId w:val="3"/>
  </w:num>
  <w:num w:numId="28" w16cid:durableId="84345982">
    <w:abstractNumId w:val="17"/>
  </w:num>
  <w:num w:numId="29" w16cid:durableId="2043631834">
    <w:abstractNumId w:val="34"/>
  </w:num>
  <w:num w:numId="30" w16cid:durableId="1623611000">
    <w:abstractNumId w:val="8"/>
  </w:num>
  <w:num w:numId="31" w16cid:durableId="547645704">
    <w:abstractNumId w:val="19"/>
  </w:num>
  <w:num w:numId="32" w16cid:durableId="1751779312">
    <w:abstractNumId w:val="4"/>
  </w:num>
  <w:num w:numId="33" w16cid:durableId="2131900889">
    <w:abstractNumId w:val="6"/>
  </w:num>
  <w:num w:numId="34" w16cid:durableId="795754233">
    <w:abstractNumId w:val="21"/>
  </w:num>
  <w:num w:numId="35" w16cid:durableId="840974629">
    <w:abstractNumId w:val="22"/>
  </w:num>
  <w:num w:numId="36" w16cid:durableId="1016467228">
    <w:abstractNumId w:val="41"/>
  </w:num>
  <w:num w:numId="37" w16cid:durableId="536508738">
    <w:abstractNumId w:val="42"/>
  </w:num>
  <w:num w:numId="38" w16cid:durableId="1562861413">
    <w:abstractNumId w:val="24"/>
  </w:num>
  <w:num w:numId="39" w16cid:durableId="1923371042">
    <w:abstractNumId w:val="32"/>
  </w:num>
  <w:num w:numId="40" w16cid:durableId="410547475">
    <w:abstractNumId w:val="37"/>
  </w:num>
  <w:num w:numId="41" w16cid:durableId="1578319002">
    <w:abstractNumId w:val="20"/>
  </w:num>
  <w:num w:numId="42" w16cid:durableId="2081751513">
    <w:abstractNumId w:val="39"/>
  </w:num>
  <w:num w:numId="43" w16cid:durableId="1616983961">
    <w:abstractNumId w:val="15"/>
  </w:num>
  <w:num w:numId="44" w16cid:durableId="647367155">
    <w:abstractNumId w:val="47"/>
  </w:num>
  <w:num w:numId="45" w16cid:durableId="344670046">
    <w:abstractNumId w:val="13"/>
  </w:num>
  <w:num w:numId="46" w16cid:durableId="1287194696">
    <w:abstractNumId w:val="48"/>
  </w:num>
  <w:num w:numId="47" w16cid:durableId="491719421">
    <w:abstractNumId w:val="27"/>
  </w:num>
  <w:num w:numId="48" w16cid:durableId="499004542">
    <w:abstractNumId w:val="40"/>
  </w:num>
  <w:num w:numId="49" w16cid:durableId="1200628482">
    <w:abstractNumId w:val="36"/>
  </w:num>
  <w:num w:numId="50" w16cid:durableId="2128161986">
    <w:abstractNumId w:val="2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lia Garrett-Benson">
    <w15:presenceInfo w15:providerId="Windows Live" w15:userId="bb4f3a12f9915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B1A"/>
    <w:rsid w:val="00003724"/>
    <w:rsid w:val="0000445B"/>
    <w:rsid w:val="00007A2A"/>
    <w:rsid w:val="00007A4C"/>
    <w:rsid w:val="00007B6F"/>
    <w:rsid w:val="000119A2"/>
    <w:rsid w:val="00012210"/>
    <w:rsid w:val="000125F2"/>
    <w:rsid w:val="00012D52"/>
    <w:rsid w:val="00012D67"/>
    <w:rsid w:val="000162E5"/>
    <w:rsid w:val="00022B4D"/>
    <w:rsid w:val="00024A2F"/>
    <w:rsid w:val="00025217"/>
    <w:rsid w:val="00025A2F"/>
    <w:rsid w:val="00025ACF"/>
    <w:rsid w:val="000300D4"/>
    <w:rsid w:val="0003796E"/>
    <w:rsid w:val="00043525"/>
    <w:rsid w:val="00044453"/>
    <w:rsid w:val="00046D7B"/>
    <w:rsid w:val="000476F6"/>
    <w:rsid w:val="000528DC"/>
    <w:rsid w:val="00052E2C"/>
    <w:rsid w:val="000537FB"/>
    <w:rsid w:val="000544CA"/>
    <w:rsid w:val="00055500"/>
    <w:rsid w:val="0005596F"/>
    <w:rsid w:val="000569E9"/>
    <w:rsid w:val="00056B85"/>
    <w:rsid w:val="00056E59"/>
    <w:rsid w:val="00056E8D"/>
    <w:rsid w:val="00057B69"/>
    <w:rsid w:val="00060EC1"/>
    <w:rsid w:val="0006112C"/>
    <w:rsid w:val="000612A1"/>
    <w:rsid w:val="00061540"/>
    <w:rsid w:val="000625CD"/>
    <w:rsid w:val="00064877"/>
    <w:rsid w:val="000651DB"/>
    <w:rsid w:val="000659E8"/>
    <w:rsid w:val="00065BAE"/>
    <w:rsid w:val="00065EE4"/>
    <w:rsid w:val="000710A6"/>
    <w:rsid w:val="000720C7"/>
    <w:rsid w:val="000727B9"/>
    <w:rsid w:val="000737A1"/>
    <w:rsid w:val="00077770"/>
    <w:rsid w:val="00077865"/>
    <w:rsid w:val="0008268F"/>
    <w:rsid w:val="000832FA"/>
    <w:rsid w:val="000843B7"/>
    <w:rsid w:val="00085B4F"/>
    <w:rsid w:val="00086B0D"/>
    <w:rsid w:val="00092883"/>
    <w:rsid w:val="00093F79"/>
    <w:rsid w:val="000943AA"/>
    <w:rsid w:val="000950A4"/>
    <w:rsid w:val="000952BB"/>
    <w:rsid w:val="0009662A"/>
    <w:rsid w:val="00097611"/>
    <w:rsid w:val="000A11B9"/>
    <w:rsid w:val="000A282E"/>
    <w:rsid w:val="000A4FFF"/>
    <w:rsid w:val="000A6636"/>
    <w:rsid w:val="000A7AFE"/>
    <w:rsid w:val="000A7D33"/>
    <w:rsid w:val="000B0D6D"/>
    <w:rsid w:val="000B270E"/>
    <w:rsid w:val="000B29BC"/>
    <w:rsid w:val="000B3E75"/>
    <w:rsid w:val="000B4251"/>
    <w:rsid w:val="000B54F0"/>
    <w:rsid w:val="000B6AA5"/>
    <w:rsid w:val="000B7A45"/>
    <w:rsid w:val="000C044E"/>
    <w:rsid w:val="000C37BB"/>
    <w:rsid w:val="000C4780"/>
    <w:rsid w:val="000C4951"/>
    <w:rsid w:val="000C5056"/>
    <w:rsid w:val="000C5D96"/>
    <w:rsid w:val="000C698F"/>
    <w:rsid w:val="000C6F20"/>
    <w:rsid w:val="000D2D8D"/>
    <w:rsid w:val="000D6C88"/>
    <w:rsid w:val="000E02E1"/>
    <w:rsid w:val="000E192B"/>
    <w:rsid w:val="000E31B1"/>
    <w:rsid w:val="000E3B7B"/>
    <w:rsid w:val="000E6A11"/>
    <w:rsid w:val="000F36E9"/>
    <w:rsid w:val="000F398F"/>
    <w:rsid w:val="000F45FC"/>
    <w:rsid w:val="000F5954"/>
    <w:rsid w:val="00100B1B"/>
    <w:rsid w:val="00101D87"/>
    <w:rsid w:val="001031B5"/>
    <w:rsid w:val="0010735C"/>
    <w:rsid w:val="001100E9"/>
    <w:rsid w:val="00111057"/>
    <w:rsid w:val="0011346E"/>
    <w:rsid w:val="00113EEE"/>
    <w:rsid w:val="00114093"/>
    <w:rsid w:val="00114C5E"/>
    <w:rsid w:val="00115F1F"/>
    <w:rsid w:val="00121E3A"/>
    <w:rsid w:val="00124684"/>
    <w:rsid w:val="0012492A"/>
    <w:rsid w:val="00124A34"/>
    <w:rsid w:val="0012524B"/>
    <w:rsid w:val="0012609F"/>
    <w:rsid w:val="001279C2"/>
    <w:rsid w:val="00130696"/>
    <w:rsid w:val="0013386D"/>
    <w:rsid w:val="001346E5"/>
    <w:rsid w:val="001354C0"/>
    <w:rsid w:val="001424E5"/>
    <w:rsid w:val="001435F1"/>
    <w:rsid w:val="0014420A"/>
    <w:rsid w:val="00150345"/>
    <w:rsid w:val="00151F62"/>
    <w:rsid w:val="0015208A"/>
    <w:rsid w:val="00152187"/>
    <w:rsid w:val="00152984"/>
    <w:rsid w:val="0015345B"/>
    <w:rsid w:val="001561AB"/>
    <w:rsid w:val="00156355"/>
    <w:rsid w:val="001609A8"/>
    <w:rsid w:val="001610A4"/>
    <w:rsid w:val="00161314"/>
    <w:rsid w:val="00162136"/>
    <w:rsid w:val="0016241C"/>
    <w:rsid w:val="001627EE"/>
    <w:rsid w:val="00162C27"/>
    <w:rsid w:val="0016469C"/>
    <w:rsid w:val="00164C1B"/>
    <w:rsid w:val="00165C7B"/>
    <w:rsid w:val="00170E24"/>
    <w:rsid w:val="00172F39"/>
    <w:rsid w:val="001733A3"/>
    <w:rsid w:val="001741BF"/>
    <w:rsid w:val="001777CD"/>
    <w:rsid w:val="001804DC"/>
    <w:rsid w:val="00182725"/>
    <w:rsid w:val="001831E3"/>
    <w:rsid w:val="00187C64"/>
    <w:rsid w:val="001906D3"/>
    <w:rsid w:val="00191937"/>
    <w:rsid w:val="00191B26"/>
    <w:rsid w:val="001926C1"/>
    <w:rsid w:val="00193459"/>
    <w:rsid w:val="001957E1"/>
    <w:rsid w:val="00196C64"/>
    <w:rsid w:val="00197853"/>
    <w:rsid w:val="001A01F3"/>
    <w:rsid w:val="001A3F86"/>
    <w:rsid w:val="001A4169"/>
    <w:rsid w:val="001A4440"/>
    <w:rsid w:val="001A4CDC"/>
    <w:rsid w:val="001A7D80"/>
    <w:rsid w:val="001B10BC"/>
    <w:rsid w:val="001B430C"/>
    <w:rsid w:val="001B49AA"/>
    <w:rsid w:val="001B6A57"/>
    <w:rsid w:val="001B6DB3"/>
    <w:rsid w:val="001C046E"/>
    <w:rsid w:val="001C1FFF"/>
    <w:rsid w:val="001C3456"/>
    <w:rsid w:val="001C37E8"/>
    <w:rsid w:val="001C4B3A"/>
    <w:rsid w:val="001C6667"/>
    <w:rsid w:val="001C6A4C"/>
    <w:rsid w:val="001D016B"/>
    <w:rsid w:val="001D0CEA"/>
    <w:rsid w:val="001D0D8E"/>
    <w:rsid w:val="001D160A"/>
    <w:rsid w:val="001D185E"/>
    <w:rsid w:val="001D3267"/>
    <w:rsid w:val="001D6871"/>
    <w:rsid w:val="001D76D8"/>
    <w:rsid w:val="001D7E53"/>
    <w:rsid w:val="001E204A"/>
    <w:rsid w:val="001E226D"/>
    <w:rsid w:val="001E47A8"/>
    <w:rsid w:val="001E544B"/>
    <w:rsid w:val="001E65C7"/>
    <w:rsid w:val="001F058B"/>
    <w:rsid w:val="001F69FE"/>
    <w:rsid w:val="001F7291"/>
    <w:rsid w:val="00200E67"/>
    <w:rsid w:val="00200E7C"/>
    <w:rsid w:val="00200F71"/>
    <w:rsid w:val="0020252D"/>
    <w:rsid w:val="00202D37"/>
    <w:rsid w:val="00210300"/>
    <w:rsid w:val="00210DEB"/>
    <w:rsid w:val="00211495"/>
    <w:rsid w:val="002115A1"/>
    <w:rsid w:val="00212195"/>
    <w:rsid w:val="00214065"/>
    <w:rsid w:val="002142AC"/>
    <w:rsid w:val="0021645B"/>
    <w:rsid w:val="00216BB9"/>
    <w:rsid w:val="00220387"/>
    <w:rsid w:val="00220C2E"/>
    <w:rsid w:val="00221A90"/>
    <w:rsid w:val="002236B1"/>
    <w:rsid w:val="00223961"/>
    <w:rsid w:val="00224959"/>
    <w:rsid w:val="002264A6"/>
    <w:rsid w:val="0023101E"/>
    <w:rsid w:val="00233957"/>
    <w:rsid w:val="00236AB1"/>
    <w:rsid w:val="00240C10"/>
    <w:rsid w:val="00241DF1"/>
    <w:rsid w:val="00243B3C"/>
    <w:rsid w:val="002455B7"/>
    <w:rsid w:val="0024593B"/>
    <w:rsid w:val="0024767C"/>
    <w:rsid w:val="00247822"/>
    <w:rsid w:val="00252489"/>
    <w:rsid w:val="00254CFE"/>
    <w:rsid w:val="0025752C"/>
    <w:rsid w:val="002579B3"/>
    <w:rsid w:val="00257EEA"/>
    <w:rsid w:val="0026000E"/>
    <w:rsid w:val="00267FB0"/>
    <w:rsid w:val="0027032A"/>
    <w:rsid w:val="00272489"/>
    <w:rsid w:val="00272CC6"/>
    <w:rsid w:val="00272FD3"/>
    <w:rsid w:val="00277C71"/>
    <w:rsid w:val="0028205C"/>
    <w:rsid w:val="002824B7"/>
    <w:rsid w:val="00283A7B"/>
    <w:rsid w:val="00283C2B"/>
    <w:rsid w:val="00285E8C"/>
    <w:rsid w:val="00286283"/>
    <w:rsid w:val="00286F27"/>
    <w:rsid w:val="00287293"/>
    <w:rsid w:val="002872ED"/>
    <w:rsid w:val="00287571"/>
    <w:rsid w:val="00291208"/>
    <w:rsid w:val="00291EB3"/>
    <w:rsid w:val="00292424"/>
    <w:rsid w:val="00292EDB"/>
    <w:rsid w:val="00293EA2"/>
    <w:rsid w:val="00294E0B"/>
    <w:rsid w:val="00297868"/>
    <w:rsid w:val="002A13CA"/>
    <w:rsid w:val="002A1C61"/>
    <w:rsid w:val="002A38D4"/>
    <w:rsid w:val="002A410A"/>
    <w:rsid w:val="002A762E"/>
    <w:rsid w:val="002B099C"/>
    <w:rsid w:val="002B463C"/>
    <w:rsid w:val="002B6F2B"/>
    <w:rsid w:val="002B76A2"/>
    <w:rsid w:val="002B7E4F"/>
    <w:rsid w:val="002C0542"/>
    <w:rsid w:val="002C36B5"/>
    <w:rsid w:val="002C41C4"/>
    <w:rsid w:val="002C4B3C"/>
    <w:rsid w:val="002C79E0"/>
    <w:rsid w:val="002D1716"/>
    <w:rsid w:val="002D73F6"/>
    <w:rsid w:val="002E0C95"/>
    <w:rsid w:val="002E0F62"/>
    <w:rsid w:val="002E1255"/>
    <w:rsid w:val="002E24F6"/>
    <w:rsid w:val="002E346F"/>
    <w:rsid w:val="002E6AB9"/>
    <w:rsid w:val="002F0BAA"/>
    <w:rsid w:val="002F2935"/>
    <w:rsid w:val="002F4C2D"/>
    <w:rsid w:val="002F50E3"/>
    <w:rsid w:val="002F57B9"/>
    <w:rsid w:val="002F58FF"/>
    <w:rsid w:val="002F5B1A"/>
    <w:rsid w:val="002F612F"/>
    <w:rsid w:val="00301410"/>
    <w:rsid w:val="003029CE"/>
    <w:rsid w:val="0030329D"/>
    <w:rsid w:val="00307014"/>
    <w:rsid w:val="003074B6"/>
    <w:rsid w:val="00310A69"/>
    <w:rsid w:val="00310B79"/>
    <w:rsid w:val="003115CD"/>
    <w:rsid w:val="00312C62"/>
    <w:rsid w:val="00317004"/>
    <w:rsid w:val="003209BE"/>
    <w:rsid w:val="003240BC"/>
    <w:rsid w:val="0032515C"/>
    <w:rsid w:val="00326012"/>
    <w:rsid w:val="0033054B"/>
    <w:rsid w:val="00332419"/>
    <w:rsid w:val="0033434C"/>
    <w:rsid w:val="0033489B"/>
    <w:rsid w:val="003350D3"/>
    <w:rsid w:val="00336F58"/>
    <w:rsid w:val="00336FFA"/>
    <w:rsid w:val="00340A97"/>
    <w:rsid w:val="00341576"/>
    <w:rsid w:val="0034459D"/>
    <w:rsid w:val="00344603"/>
    <w:rsid w:val="00344BD7"/>
    <w:rsid w:val="00345377"/>
    <w:rsid w:val="00345F65"/>
    <w:rsid w:val="00346F0B"/>
    <w:rsid w:val="0034797A"/>
    <w:rsid w:val="003508A9"/>
    <w:rsid w:val="00351CD4"/>
    <w:rsid w:val="00353B5E"/>
    <w:rsid w:val="00353BDD"/>
    <w:rsid w:val="0035782C"/>
    <w:rsid w:val="00360954"/>
    <w:rsid w:val="003610B1"/>
    <w:rsid w:val="00362661"/>
    <w:rsid w:val="003626FC"/>
    <w:rsid w:val="00367139"/>
    <w:rsid w:val="00367266"/>
    <w:rsid w:val="003707F9"/>
    <w:rsid w:val="00370E07"/>
    <w:rsid w:val="00371E21"/>
    <w:rsid w:val="00372331"/>
    <w:rsid w:val="003727CD"/>
    <w:rsid w:val="0037307D"/>
    <w:rsid w:val="00380C82"/>
    <w:rsid w:val="0038469B"/>
    <w:rsid w:val="00385D7B"/>
    <w:rsid w:val="00387A7C"/>
    <w:rsid w:val="003904F4"/>
    <w:rsid w:val="00392CBA"/>
    <w:rsid w:val="003938C8"/>
    <w:rsid w:val="0039670A"/>
    <w:rsid w:val="00396D3A"/>
    <w:rsid w:val="00397833"/>
    <w:rsid w:val="003A2888"/>
    <w:rsid w:val="003A42FA"/>
    <w:rsid w:val="003A5A90"/>
    <w:rsid w:val="003A636F"/>
    <w:rsid w:val="003A6F1D"/>
    <w:rsid w:val="003B0A8B"/>
    <w:rsid w:val="003B0C9A"/>
    <w:rsid w:val="003B1128"/>
    <w:rsid w:val="003B265D"/>
    <w:rsid w:val="003B30C1"/>
    <w:rsid w:val="003B3E46"/>
    <w:rsid w:val="003B6AFB"/>
    <w:rsid w:val="003B6CD4"/>
    <w:rsid w:val="003C00F1"/>
    <w:rsid w:val="003C4883"/>
    <w:rsid w:val="003C4EC9"/>
    <w:rsid w:val="003C5BEB"/>
    <w:rsid w:val="003D0C58"/>
    <w:rsid w:val="003D3C46"/>
    <w:rsid w:val="003D526D"/>
    <w:rsid w:val="003D671E"/>
    <w:rsid w:val="003D7D98"/>
    <w:rsid w:val="003E0CE5"/>
    <w:rsid w:val="003E0F8A"/>
    <w:rsid w:val="003E6FF6"/>
    <w:rsid w:val="003F1D3A"/>
    <w:rsid w:val="003F64F5"/>
    <w:rsid w:val="004025A7"/>
    <w:rsid w:val="004060AB"/>
    <w:rsid w:val="004100F6"/>
    <w:rsid w:val="0041016D"/>
    <w:rsid w:val="0041258C"/>
    <w:rsid w:val="0041535C"/>
    <w:rsid w:val="00416FF4"/>
    <w:rsid w:val="0041760A"/>
    <w:rsid w:val="00417E6F"/>
    <w:rsid w:val="004202A8"/>
    <w:rsid w:val="004210C4"/>
    <w:rsid w:val="0042417D"/>
    <w:rsid w:val="00430476"/>
    <w:rsid w:val="004352A2"/>
    <w:rsid w:val="00435820"/>
    <w:rsid w:val="00435BED"/>
    <w:rsid w:val="00437260"/>
    <w:rsid w:val="00437E61"/>
    <w:rsid w:val="004437F7"/>
    <w:rsid w:val="00445521"/>
    <w:rsid w:val="004510C2"/>
    <w:rsid w:val="00452B8C"/>
    <w:rsid w:val="00453C79"/>
    <w:rsid w:val="0045423D"/>
    <w:rsid w:val="00455559"/>
    <w:rsid w:val="0046003A"/>
    <w:rsid w:val="00463D08"/>
    <w:rsid w:val="004673A0"/>
    <w:rsid w:val="00470543"/>
    <w:rsid w:val="004713C5"/>
    <w:rsid w:val="00473BBA"/>
    <w:rsid w:val="00475C25"/>
    <w:rsid w:val="004765CA"/>
    <w:rsid w:val="00482005"/>
    <w:rsid w:val="00490934"/>
    <w:rsid w:val="004913BD"/>
    <w:rsid w:val="00491612"/>
    <w:rsid w:val="004924CE"/>
    <w:rsid w:val="004946D6"/>
    <w:rsid w:val="00496D00"/>
    <w:rsid w:val="00497050"/>
    <w:rsid w:val="004972A0"/>
    <w:rsid w:val="004A4BA1"/>
    <w:rsid w:val="004A7101"/>
    <w:rsid w:val="004B2B4A"/>
    <w:rsid w:val="004B3B35"/>
    <w:rsid w:val="004B3F92"/>
    <w:rsid w:val="004B64B6"/>
    <w:rsid w:val="004B672A"/>
    <w:rsid w:val="004C205C"/>
    <w:rsid w:val="004C3FA3"/>
    <w:rsid w:val="004D00D1"/>
    <w:rsid w:val="004D04D1"/>
    <w:rsid w:val="004D1EEF"/>
    <w:rsid w:val="004D6B26"/>
    <w:rsid w:val="004E152B"/>
    <w:rsid w:val="004E29A0"/>
    <w:rsid w:val="004E3F65"/>
    <w:rsid w:val="004E64C4"/>
    <w:rsid w:val="004E731C"/>
    <w:rsid w:val="004F016D"/>
    <w:rsid w:val="004F0655"/>
    <w:rsid w:val="004F28AD"/>
    <w:rsid w:val="004F47F6"/>
    <w:rsid w:val="004F4D92"/>
    <w:rsid w:val="00500826"/>
    <w:rsid w:val="00505452"/>
    <w:rsid w:val="00512339"/>
    <w:rsid w:val="00515FD5"/>
    <w:rsid w:val="00520A69"/>
    <w:rsid w:val="00526EE5"/>
    <w:rsid w:val="005271E3"/>
    <w:rsid w:val="00527846"/>
    <w:rsid w:val="00530190"/>
    <w:rsid w:val="005312B8"/>
    <w:rsid w:val="005319C9"/>
    <w:rsid w:val="00533D82"/>
    <w:rsid w:val="005344ED"/>
    <w:rsid w:val="00535320"/>
    <w:rsid w:val="0053667A"/>
    <w:rsid w:val="00536955"/>
    <w:rsid w:val="005372C0"/>
    <w:rsid w:val="00540200"/>
    <w:rsid w:val="005425B5"/>
    <w:rsid w:val="005447FD"/>
    <w:rsid w:val="00544865"/>
    <w:rsid w:val="00546E9B"/>
    <w:rsid w:val="005524D2"/>
    <w:rsid w:val="0055388F"/>
    <w:rsid w:val="0055394A"/>
    <w:rsid w:val="005541F3"/>
    <w:rsid w:val="00555216"/>
    <w:rsid w:val="00555C05"/>
    <w:rsid w:val="00560482"/>
    <w:rsid w:val="00563053"/>
    <w:rsid w:val="005641B4"/>
    <w:rsid w:val="00564DDD"/>
    <w:rsid w:val="005653DC"/>
    <w:rsid w:val="005700BC"/>
    <w:rsid w:val="00572A90"/>
    <w:rsid w:val="00574339"/>
    <w:rsid w:val="00575857"/>
    <w:rsid w:val="00576017"/>
    <w:rsid w:val="005764B4"/>
    <w:rsid w:val="00576CA4"/>
    <w:rsid w:val="00576D68"/>
    <w:rsid w:val="00580E3B"/>
    <w:rsid w:val="00581115"/>
    <w:rsid w:val="00583515"/>
    <w:rsid w:val="005845EC"/>
    <w:rsid w:val="00584652"/>
    <w:rsid w:val="005873ED"/>
    <w:rsid w:val="00594B93"/>
    <w:rsid w:val="0059525C"/>
    <w:rsid w:val="0059670E"/>
    <w:rsid w:val="00596F90"/>
    <w:rsid w:val="005A09A5"/>
    <w:rsid w:val="005A1C88"/>
    <w:rsid w:val="005A2D94"/>
    <w:rsid w:val="005A50FB"/>
    <w:rsid w:val="005A5BF5"/>
    <w:rsid w:val="005A671F"/>
    <w:rsid w:val="005A6CC7"/>
    <w:rsid w:val="005A7885"/>
    <w:rsid w:val="005B0004"/>
    <w:rsid w:val="005B03B9"/>
    <w:rsid w:val="005B12B8"/>
    <w:rsid w:val="005B1853"/>
    <w:rsid w:val="005B408D"/>
    <w:rsid w:val="005B469F"/>
    <w:rsid w:val="005B46B7"/>
    <w:rsid w:val="005B54F0"/>
    <w:rsid w:val="005B5F94"/>
    <w:rsid w:val="005C27FC"/>
    <w:rsid w:val="005C2B9C"/>
    <w:rsid w:val="005C4896"/>
    <w:rsid w:val="005C4F5E"/>
    <w:rsid w:val="005C6553"/>
    <w:rsid w:val="005D0167"/>
    <w:rsid w:val="005D1912"/>
    <w:rsid w:val="005D2017"/>
    <w:rsid w:val="005D4198"/>
    <w:rsid w:val="005D4250"/>
    <w:rsid w:val="005D6D2C"/>
    <w:rsid w:val="005D7C98"/>
    <w:rsid w:val="005E5307"/>
    <w:rsid w:val="005E5B0C"/>
    <w:rsid w:val="005E72A4"/>
    <w:rsid w:val="005E7363"/>
    <w:rsid w:val="005E7B33"/>
    <w:rsid w:val="005F16AB"/>
    <w:rsid w:val="005F46E7"/>
    <w:rsid w:val="005F49C2"/>
    <w:rsid w:val="005F6254"/>
    <w:rsid w:val="00600D3B"/>
    <w:rsid w:val="0060135A"/>
    <w:rsid w:val="00601430"/>
    <w:rsid w:val="00601F85"/>
    <w:rsid w:val="00602124"/>
    <w:rsid w:val="00603ADF"/>
    <w:rsid w:val="006068B8"/>
    <w:rsid w:val="00607215"/>
    <w:rsid w:val="00611374"/>
    <w:rsid w:val="0061222F"/>
    <w:rsid w:val="00613D3E"/>
    <w:rsid w:val="00614669"/>
    <w:rsid w:val="0061708B"/>
    <w:rsid w:val="006206E0"/>
    <w:rsid w:val="00620C5D"/>
    <w:rsid w:val="00623DF2"/>
    <w:rsid w:val="00625F30"/>
    <w:rsid w:val="00632E52"/>
    <w:rsid w:val="00633E3B"/>
    <w:rsid w:val="00634F38"/>
    <w:rsid w:val="006351DC"/>
    <w:rsid w:val="00635233"/>
    <w:rsid w:val="00636C3B"/>
    <w:rsid w:val="00637754"/>
    <w:rsid w:val="006377A2"/>
    <w:rsid w:val="00640579"/>
    <w:rsid w:val="0064066B"/>
    <w:rsid w:val="0064397D"/>
    <w:rsid w:val="00646437"/>
    <w:rsid w:val="00652815"/>
    <w:rsid w:val="0065377B"/>
    <w:rsid w:val="00655A71"/>
    <w:rsid w:val="0065704C"/>
    <w:rsid w:val="006576DB"/>
    <w:rsid w:val="00660051"/>
    <w:rsid w:val="00663AB6"/>
    <w:rsid w:val="006658A7"/>
    <w:rsid w:val="006703AC"/>
    <w:rsid w:val="00670B05"/>
    <w:rsid w:val="006727E3"/>
    <w:rsid w:val="006757E4"/>
    <w:rsid w:val="00676161"/>
    <w:rsid w:val="006765BA"/>
    <w:rsid w:val="006766C9"/>
    <w:rsid w:val="00677B54"/>
    <w:rsid w:val="00684298"/>
    <w:rsid w:val="00685225"/>
    <w:rsid w:val="00687149"/>
    <w:rsid w:val="006873AE"/>
    <w:rsid w:val="00687841"/>
    <w:rsid w:val="00690AF3"/>
    <w:rsid w:val="00691D45"/>
    <w:rsid w:val="0069355B"/>
    <w:rsid w:val="006939EE"/>
    <w:rsid w:val="0069434F"/>
    <w:rsid w:val="00695AC7"/>
    <w:rsid w:val="00697A9B"/>
    <w:rsid w:val="006A0CCA"/>
    <w:rsid w:val="006A25FB"/>
    <w:rsid w:val="006A4B51"/>
    <w:rsid w:val="006A5B8C"/>
    <w:rsid w:val="006A63FA"/>
    <w:rsid w:val="006A6C5D"/>
    <w:rsid w:val="006B3CC5"/>
    <w:rsid w:val="006B44DE"/>
    <w:rsid w:val="006B73EB"/>
    <w:rsid w:val="006C0E44"/>
    <w:rsid w:val="006C38F3"/>
    <w:rsid w:val="006C4F3B"/>
    <w:rsid w:val="006C53C5"/>
    <w:rsid w:val="006C6301"/>
    <w:rsid w:val="006D29EC"/>
    <w:rsid w:val="006D2F39"/>
    <w:rsid w:val="006D5491"/>
    <w:rsid w:val="006E079E"/>
    <w:rsid w:val="006E1BBA"/>
    <w:rsid w:val="006E55AE"/>
    <w:rsid w:val="006E5747"/>
    <w:rsid w:val="006E71A4"/>
    <w:rsid w:val="006F00C5"/>
    <w:rsid w:val="006F0EEE"/>
    <w:rsid w:val="006F3227"/>
    <w:rsid w:val="006F3A16"/>
    <w:rsid w:val="006F3B05"/>
    <w:rsid w:val="006F4DF4"/>
    <w:rsid w:val="006F5656"/>
    <w:rsid w:val="006F6831"/>
    <w:rsid w:val="006F75E6"/>
    <w:rsid w:val="006F7846"/>
    <w:rsid w:val="00700C08"/>
    <w:rsid w:val="00702536"/>
    <w:rsid w:val="007047B1"/>
    <w:rsid w:val="00705D48"/>
    <w:rsid w:val="00706BF5"/>
    <w:rsid w:val="0071004C"/>
    <w:rsid w:val="0071080E"/>
    <w:rsid w:val="00712366"/>
    <w:rsid w:val="0071246C"/>
    <w:rsid w:val="00713E52"/>
    <w:rsid w:val="00714293"/>
    <w:rsid w:val="00715A9A"/>
    <w:rsid w:val="00716942"/>
    <w:rsid w:val="00722E2D"/>
    <w:rsid w:val="007242E1"/>
    <w:rsid w:val="00726FB4"/>
    <w:rsid w:val="00735C74"/>
    <w:rsid w:val="00740564"/>
    <w:rsid w:val="00740828"/>
    <w:rsid w:val="00741989"/>
    <w:rsid w:val="00742FE4"/>
    <w:rsid w:val="0074355B"/>
    <w:rsid w:val="00743616"/>
    <w:rsid w:val="0074465D"/>
    <w:rsid w:val="00751ED2"/>
    <w:rsid w:val="0075411A"/>
    <w:rsid w:val="00756294"/>
    <w:rsid w:val="0075723F"/>
    <w:rsid w:val="00761E5E"/>
    <w:rsid w:val="0076385E"/>
    <w:rsid w:val="00766314"/>
    <w:rsid w:val="00767FDE"/>
    <w:rsid w:val="007700A5"/>
    <w:rsid w:val="00770327"/>
    <w:rsid w:val="00771159"/>
    <w:rsid w:val="00771D61"/>
    <w:rsid w:val="00772263"/>
    <w:rsid w:val="00772B44"/>
    <w:rsid w:val="00773587"/>
    <w:rsid w:val="00777370"/>
    <w:rsid w:val="00777FC7"/>
    <w:rsid w:val="007808D8"/>
    <w:rsid w:val="00784A86"/>
    <w:rsid w:val="007850E3"/>
    <w:rsid w:val="00786E5E"/>
    <w:rsid w:val="00787D32"/>
    <w:rsid w:val="00790FC5"/>
    <w:rsid w:val="0079128E"/>
    <w:rsid w:val="00792811"/>
    <w:rsid w:val="0079319F"/>
    <w:rsid w:val="00793C84"/>
    <w:rsid w:val="00793CDF"/>
    <w:rsid w:val="00796B52"/>
    <w:rsid w:val="00797B07"/>
    <w:rsid w:val="007A0381"/>
    <w:rsid w:val="007A1B25"/>
    <w:rsid w:val="007A4630"/>
    <w:rsid w:val="007A70F9"/>
    <w:rsid w:val="007B0BBA"/>
    <w:rsid w:val="007B0FA0"/>
    <w:rsid w:val="007B137B"/>
    <w:rsid w:val="007B156F"/>
    <w:rsid w:val="007B215D"/>
    <w:rsid w:val="007B4799"/>
    <w:rsid w:val="007C051C"/>
    <w:rsid w:val="007C3523"/>
    <w:rsid w:val="007C38B8"/>
    <w:rsid w:val="007C40CD"/>
    <w:rsid w:val="007C7442"/>
    <w:rsid w:val="007D3FD7"/>
    <w:rsid w:val="007D482A"/>
    <w:rsid w:val="007D5827"/>
    <w:rsid w:val="007E0CB1"/>
    <w:rsid w:val="007E186F"/>
    <w:rsid w:val="007E1999"/>
    <w:rsid w:val="007E45D3"/>
    <w:rsid w:val="007E4FD4"/>
    <w:rsid w:val="007E5587"/>
    <w:rsid w:val="007E5F5C"/>
    <w:rsid w:val="007E68E1"/>
    <w:rsid w:val="007E6E3C"/>
    <w:rsid w:val="007E71B5"/>
    <w:rsid w:val="007E7528"/>
    <w:rsid w:val="007F0249"/>
    <w:rsid w:val="007F061D"/>
    <w:rsid w:val="007F1D69"/>
    <w:rsid w:val="007F2AF6"/>
    <w:rsid w:val="007F5557"/>
    <w:rsid w:val="00800D48"/>
    <w:rsid w:val="00802C66"/>
    <w:rsid w:val="008034D8"/>
    <w:rsid w:val="00803E7B"/>
    <w:rsid w:val="008052F1"/>
    <w:rsid w:val="00806BE1"/>
    <w:rsid w:val="00807AC5"/>
    <w:rsid w:val="008107F5"/>
    <w:rsid w:val="0081194A"/>
    <w:rsid w:val="008148EE"/>
    <w:rsid w:val="00820AE8"/>
    <w:rsid w:val="0082301F"/>
    <w:rsid w:val="008271C8"/>
    <w:rsid w:val="008272F0"/>
    <w:rsid w:val="00830168"/>
    <w:rsid w:val="00831024"/>
    <w:rsid w:val="0083383E"/>
    <w:rsid w:val="00834296"/>
    <w:rsid w:val="00834FDD"/>
    <w:rsid w:val="00835C37"/>
    <w:rsid w:val="008366BB"/>
    <w:rsid w:val="008379AB"/>
    <w:rsid w:val="00840585"/>
    <w:rsid w:val="008421D2"/>
    <w:rsid w:val="008438DA"/>
    <w:rsid w:val="008460F5"/>
    <w:rsid w:val="00846E6A"/>
    <w:rsid w:val="00850638"/>
    <w:rsid w:val="00850F70"/>
    <w:rsid w:val="008514A1"/>
    <w:rsid w:val="008529F1"/>
    <w:rsid w:val="00854FA0"/>
    <w:rsid w:val="0085529B"/>
    <w:rsid w:val="008579A5"/>
    <w:rsid w:val="008601FE"/>
    <w:rsid w:val="00862690"/>
    <w:rsid w:val="0087057E"/>
    <w:rsid w:val="00870921"/>
    <w:rsid w:val="008713D4"/>
    <w:rsid w:val="00871AFD"/>
    <w:rsid w:val="008752D2"/>
    <w:rsid w:val="00876F38"/>
    <w:rsid w:val="0087758F"/>
    <w:rsid w:val="00877D7F"/>
    <w:rsid w:val="00882359"/>
    <w:rsid w:val="008827AA"/>
    <w:rsid w:val="00884E63"/>
    <w:rsid w:val="00886CBD"/>
    <w:rsid w:val="00887DD7"/>
    <w:rsid w:val="00892DA0"/>
    <w:rsid w:val="008933EC"/>
    <w:rsid w:val="00895F7E"/>
    <w:rsid w:val="0089770C"/>
    <w:rsid w:val="00897A44"/>
    <w:rsid w:val="008A0218"/>
    <w:rsid w:val="008A164E"/>
    <w:rsid w:val="008A2EA4"/>
    <w:rsid w:val="008A3092"/>
    <w:rsid w:val="008A3729"/>
    <w:rsid w:val="008A3A90"/>
    <w:rsid w:val="008A3F71"/>
    <w:rsid w:val="008A4D8F"/>
    <w:rsid w:val="008A6BC8"/>
    <w:rsid w:val="008A78D2"/>
    <w:rsid w:val="008A7E4E"/>
    <w:rsid w:val="008B0D7D"/>
    <w:rsid w:val="008B2C66"/>
    <w:rsid w:val="008C15C4"/>
    <w:rsid w:val="008C719F"/>
    <w:rsid w:val="008D3BA5"/>
    <w:rsid w:val="008D5878"/>
    <w:rsid w:val="008D5AD6"/>
    <w:rsid w:val="008D769E"/>
    <w:rsid w:val="008E1017"/>
    <w:rsid w:val="008E1FAF"/>
    <w:rsid w:val="008E2DA5"/>
    <w:rsid w:val="008E2EA4"/>
    <w:rsid w:val="008E517D"/>
    <w:rsid w:val="008E5AA3"/>
    <w:rsid w:val="008E61AE"/>
    <w:rsid w:val="008F36D7"/>
    <w:rsid w:val="008F4846"/>
    <w:rsid w:val="008F488D"/>
    <w:rsid w:val="008F6311"/>
    <w:rsid w:val="008F64CD"/>
    <w:rsid w:val="00901680"/>
    <w:rsid w:val="0090184A"/>
    <w:rsid w:val="009040E3"/>
    <w:rsid w:val="009109D0"/>
    <w:rsid w:val="00912F85"/>
    <w:rsid w:val="0091525A"/>
    <w:rsid w:val="00915870"/>
    <w:rsid w:val="0092064F"/>
    <w:rsid w:val="009212B7"/>
    <w:rsid w:val="0092147D"/>
    <w:rsid w:val="0092260A"/>
    <w:rsid w:val="0092379A"/>
    <w:rsid w:val="00924C68"/>
    <w:rsid w:val="00927943"/>
    <w:rsid w:val="00930521"/>
    <w:rsid w:val="00931E3F"/>
    <w:rsid w:val="00934507"/>
    <w:rsid w:val="00937451"/>
    <w:rsid w:val="00937850"/>
    <w:rsid w:val="009402B4"/>
    <w:rsid w:val="00940EA6"/>
    <w:rsid w:val="0094153B"/>
    <w:rsid w:val="0094388D"/>
    <w:rsid w:val="00944784"/>
    <w:rsid w:val="00944D9F"/>
    <w:rsid w:val="00944DDB"/>
    <w:rsid w:val="00944FE1"/>
    <w:rsid w:val="00954B2E"/>
    <w:rsid w:val="00957344"/>
    <w:rsid w:val="0095771E"/>
    <w:rsid w:val="00957A25"/>
    <w:rsid w:val="00960605"/>
    <w:rsid w:val="0096109B"/>
    <w:rsid w:val="00964CB9"/>
    <w:rsid w:val="00965F27"/>
    <w:rsid w:val="00966503"/>
    <w:rsid w:val="009665B5"/>
    <w:rsid w:val="00966BC9"/>
    <w:rsid w:val="00972FDF"/>
    <w:rsid w:val="009734FD"/>
    <w:rsid w:val="00973CC8"/>
    <w:rsid w:val="009740D0"/>
    <w:rsid w:val="00976700"/>
    <w:rsid w:val="009774DC"/>
    <w:rsid w:val="009832B9"/>
    <w:rsid w:val="009840DA"/>
    <w:rsid w:val="00985817"/>
    <w:rsid w:val="00985A23"/>
    <w:rsid w:val="0098634E"/>
    <w:rsid w:val="009916E3"/>
    <w:rsid w:val="00994B70"/>
    <w:rsid w:val="009950B8"/>
    <w:rsid w:val="0099569F"/>
    <w:rsid w:val="009956C6"/>
    <w:rsid w:val="00996371"/>
    <w:rsid w:val="009A044A"/>
    <w:rsid w:val="009A0B21"/>
    <w:rsid w:val="009A2CC6"/>
    <w:rsid w:val="009A42FD"/>
    <w:rsid w:val="009B049A"/>
    <w:rsid w:val="009B1827"/>
    <w:rsid w:val="009B2E1A"/>
    <w:rsid w:val="009B4946"/>
    <w:rsid w:val="009B7174"/>
    <w:rsid w:val="009B7591"/>
    <w:rsid w:val="009B7B7E"/>
    <w:rsid w:val="009B7F2F"/>
    <w:rsid w:val="009C006F"/>
    <w:rsid w:val="009C0FFC"/>
    <w:rsid w:val="009C28E9"/>
    <w:rsid w:val="009C3372"/>
    <w:rsid w:val="009C351B"/>
    <w:rsid w:val="009C3D7E"/>
    <w:rsid w:val="009C3F13"/>
    <w:rsid w:val="009C7408"/>
    <w:rsid w:val="009D015D"/>
    <w:rsid w:val="009D1D97"/>
    <w:rsid w:val="009D4DD5"/>
    <w:rsid w:val="009D518C"/>
    <w:rsid w:val="009D52A0"/>
    <w:rsid w:val="009D56DE"/>
    <w:rsid w:val="009D6143"/>
    <w:rsid w:val="009D7420"/>
    <w:rsid w:val="009D7F71"/>
    <w:rsid w:val="009E0718"/>
    <w:rsid w:val="009E1305"/>
    <w:rsid w:val="009E3486"/>
    <w:rsid w:val="009E3FDE"/>
    <w:rsid w:val="009E6032"/>
    <w:rsid w:val="009E6379"/>
    <w:rsid w:val="009E6775"/>
    <w:rsid w:val="009F2135"/>
    <w:rsid w:val="009F3881"/>
    <w:rsid w:val="009F3E64"/>
    <w:rsid w:val="009F4DE5"/>
    <w:rsid w:val="009F7BDD"/>
    <w:rsid w:val="00A010A1"/>
    <w:rsid w:val="00A022DB"/>
    <w:rsid w:val="00A0246E"/>
    <w:rsid w:val="00A02B79"/>
    <w:rsid w:val="00A05A8E"/>
    <w:rsid w:val="00A05DD0"/>
    <w:rsid w:val="00A1219F"/>
    <w:rsid w:val="00A12421"/>
    <w:rsid w:val="00A12CAB"/>
    <w:rsid w:val="00A12FF1"/>
    <w:rsid w:val="00A14EFB"/>
    <w:rsid w:val="00A16352"/>
    <w:rsid w:val="00A16386"/>
    <w:rsid w:val="00A16835"/>
    <w:rsid w:val="00A26772"/>
    <w:rsid w:val="00A33E97"/>
    <w:rsid w:val="00A34437"/>
    <w:rsid w:val="00A35955"/>
    <w:rsid w:val="00A36E8B"/>
    <w:rsid w:val="00A3776B"/>
    <w:rsid w:val="00A40C09"/>
    <w:rsid w:val="00A45330"/>
    <w:rsid w:val="00A45FB1"/>
    <w:rsid w:val="00A466F7"/>
    <w:rsid w:val="00A515CC"/>
    <w:rsid w:val="00A528A8"/>
    <w:rsid w:val="00A529F3"/>
    <w:rsid w:val="00A5596E"/>
    <w:rsid w:val="00A5644B"/>
    <w:rsid w:val="00A57BFE"/>
    <w:rsid w:val="00A60D72"/>
    <w:rsid w:val="00A63340"/>
    <w:rsid w:val="00A64F7F"/>
    <w:rsid w:val="00A67677"/>
    <w:rsid w:val="00A704D9"/>
    <w:rsid w:val="00A70A9B"/>
    <w:rsid w:val="00A716BC"/>
    <w:rsid w:val="00A72600"/>
    <w:rsid w:val="00A744D8"/>
    <w:rsid w:val="00A75791"/>
    <w:rsid w:val="00A75E9B"/>
    <w:rsid w:val="00A77D53"/>
    <w:rsid w:val="00A80793"/>
    <w:rsid w:val="00A81735"/>
    <w:rsid w:val="00A819DC"/>
    <w:rsid w:val="00A81ACA"/>
    <w:rsid w:val="00A83E67"/>
    <w:rsid w:val="00A8446F"/>
    <w:rsid w:val="00A85952"/>
    <w:rsid w:val="00A86FB5"/>
    <w:rsid w:val="00A902D6"/>
    <w:rsid w:val="00A93F6B"/>
    <w:rsid w:val="00A945DA"/>
    <w:rsid w:val="00A94926"/>
    <w:rsid w:val="00A94E0E"/>
    <w:rsid w:val="00A97515"/>
    <w:rsid w:val="00A97B91"/>
    <w:rsid w:val="00AA1D34"/>
    <w:rsid w:val="00AA4032"/>
    <w:rsid w:val="00AB1CC2"/>
    <w:rsid w:val="00AB2A4B"/>
    <w:rsid w:val="00AB4118"/>
    <w:rsid w:val="00AC1EB8"/>
    <w:rsid w:val="00AC77AC"/>
    <w:rsid w:val="00AC7A37"/>
    <w:rsid w:val="00AD3A86"/>
    <w:rsid w:val="00AD5640"/>
    <w:rsid w:val="00AD6144"/>
    <w:rsid w:val="00AD61C6"/>
    <w:rsid w:val="00AD740D"/>
    <w:rsid w:val="00AD7E5C"/>
    <w:rsid w:val="00AE10DE"/>
    <w:rsid w:val="00AE15F0"/>
    <w:rsid w:val="00AE34ED"/>
    <w:rsid w:val="00AE7A65"/>
    <w:rsid w:val="00AE7D65"/>
    <w:rsid w:val="00AE7E58"/>
    <w:rsid w:val="00AF2639"/>
    <w:rsid w:val="00AF5360"/>
    <w:rsid w:val="00AF6A66"/>
    <w:rsid w:val="00AF7695"/>
    <w:rsid w:val="00B01D39"/>
    <w:rsid w:val="00B025B0"/>
    <w:rsid w:val="00B037E4"/>
    <w:rsid w:val="00B03997"/>
    <w:rsid w:val="00B042DF"/>
    <w:rsid w:val="00B05B24"/>
    <w:rsid w:val="00B07277"/>
    <w:rsid w:val="00B10E6B"/>
    <w:rsid w:val="00B1287E"/>
    <w:rsid w:val="00B13955"/>
    <w:rsid w:val="00B142B5"/>
    <w:rsid w:val="00B14646"/>
    <w:rsid w:val="00B14AC6"/>
    <w:rsid w:val="00B155BD"/>
    <w:rsid w:val="00B219C2"/>
    <w:rsid w:val="00B230EB"/>
    <w:rsid w:val="00B2325D"/>
    <w:rsid w:val="00B2636F"/>
    <w:rsid w:val="00B26F30"/>
    <w:rsid w:val="00B26F8C"/>
    <w:rsid w:val="00B31FC5"/>
    <w:rsid w:val="00B3241E"/>
    <w:rsid w:val="00B3430B"/>
    <w:rsid w:val="00B34869"/>
    <w:rsid w:val="00B37A49"/>
    <w:rsid w:val="00B41451"/>
    <w:rsid w:val="00B43410"/>
    <w:rsid w:val="00B4448F"/>
    <w:rsid w:val="00B463A2"/>
    <w:rsid w:val="00B473B6"/>
    <w:rsid w:val="00B47928"/>
    <w:rsid w:val="00B50228"/>
    <w:rsid w:val="00B50B25"/>
    <w:rsid w:val="00B602CC"/>
    <w:rsid w:val="00B602CE"/>
    <w:rsid w:val="00B611A9"/>
    <w:rsid w:val="00B6162D"/>
    <w:rsid w:val="00B6360C"/>
    <w:rsid w:val="00B63FAF"/>
    <w:rsid w:val="00B65CE4"/>
    <w:rsid w:val="00B67442"/>
    <w:rsid w:val="00B7286A"/>
    <w:rsid w:val="00B73AE2"/>
    <w:rsid w:val="00B73C9D"/>
    <w:rsid w:val="00B742E4"/>
    <w:rsid w:val="00B809EF"/>
    <w:rsid w:val="00B83C01"/>
    <w:rsid w:val="00B8553D"/>
    <w:rsid w:val="00B86145"/>
    <w:rsid w:val="00B901D2"/>
    <w:rsid w:val="00B919AA"/>
    <w:rsid w:val="00B919DE"/>
    <w:rsid w:val="00B92911"/>
    <w:rsid w:val="00B95524"/>
    <w:rsid w:val="00B95653"/>
    <w:rsid w:val="00B95BF8"/>
    <w:rsid w:val="00B95F62"/>
    <w:rsid w:val="00B9788C"/>
    <w:rsid w:val="00BA0554"/>
    <w:rsid w:val="00BA0618"/>
    <w:rsid w:val="00BA06CA"/>
    <w:rsid w:val="00BA0AEE"/>
    <w:rsid w:val="00BA0B64"/>
    <w:rsid w:val="00BA11FA"/>
    <w:rsid w:val="00BA344B"/>
    <w:rsid w:val="00BA3506"/>
    <w:rsid w:val="00BA4749"/>
    <w:rsid w:val="00BA4B36"/>
    <w:rsid w:val="00BB05F8"/>
    <w:rsid w:val="00BB0875"/>
    <w:rsid w:val="00BB0D1E"/>
    <w:rsid w:val="00BB311F"/>
    <w:rsid w:val="00BB371D"/>
    <w:rsid w:val="00BB3DC8"/>
    <w:rsid w:val="00BB45ED"/>
    <w:rsid w:val="00BB77D2"/>
    <w:rsid w:val="00BB7DBA"/>
    <w:rsid w:val="00BC0032"/>
    <w:rsid w:val="00BC0E71"/>
    <w:rsid w:val="00BC1D60"/>
    <w:rsid w:val="00BC38EB"/>
    <w:rsid w:val="00BC3F48"/>
    <w:rsid w:val="00BC654A"/>
    <w:rsid w:val="00BD1EC1"/>
    <w:rsid w:val="00BD63ED"/>
    <w:rsid w:val="00BE0430"/>
    <w:rsid w:val="00BE112C"/>
    <w:rsid w:val="00BE2575"/>
    <w:rsid w:val="00BE3C19"/>
    <w:rsid w:val="00BE4265"/>
    <w:rsid w:val="00BE5619"/>
    <w:rsid w:val="00BE6E7B"/>
    <w:rsid w:val="00BF223C"/>
    <w:rsid w:val="00BF3D99"/>
    <w:rsid w:val="00BF462A"/>
    <w:rsid w:val="00BF76C7"/>
    <w:rsid w:val="00C00767"/>
    <w:rsid w:val="00C04B9F"/>
    <w:rsid w:val="00C1143E"/>
    <w:rsid w:val="00C11D23"/>
    <w:rsid w:val="00C13129"/>
    <w:rsid w:val="00C1490C"/>
    <w:rsid w:val="00C1555D"/>
    <w:rsid w:val="00C1637B"/>
    <w:rsid w:val="00C16B3F"/>
    <w:rsid w:val="00C200F2"/>
    <w:rsid w:val="00C20522"/>
    <w:rsid w:val="00C20844"/>
    <w:rsid w:val="00C20C17"/>
    <w:rsid w:val="00C2187D"/>
    <w:rsid w:val="00C2260B"/>
    <w:rsid w:val="00C30AF5"/>
    <w:rsid w:val="00C3165E"/>
    <w:rsid w:val="00C33B32"/>
    <w:rsid w:val="00C3444E"/>
    <w:rsid w:val="00C36EF8"/>
    <w:rsid w:val="00C37F40"/>
    <w:rsid w:val="00C440CA"/>
    <w:rsid w:val="00C474B7"/>
    <w:rsid w:val="00C515D9"/>
    <w:rsid w:val="00C545D3"/>
    <w:rsid w:val="00C555F6"/>
    <w:rsid w:val="00C60E88"/>
    <w:rsid w:val="00C61BA2"/>
    <w:rsid w:val="00C62514"/>
    <w:rsid w:val="00C64073"/>
    <w:rsid w:val="00C646AC"/>
    <w:rsid w:val="00C64ECB"/>
    <w:rsid w:val="00C650C7"/>
    <w:rsid w:val="00C659D4"/>
    <w:rsid w:val="00C71089"/>
    <w:rsid w:val="00C7208B"/>
    <w:rsid w:val="00C733AD"/>
    <w:rsid w:val="00C760F9"/>
    <w:rsid w:val="00C773F1"/>
    <w:rsid w:val="00C81571"/>
    <w:rsid w:val="00C81B6C"/>
    <w:rsid w:val="00C82458"/>
    <w:rsid w:val="00C84162"/>
    <w:rsid w:val="00C8665E"/>
    <w:rsid w:val="00C87F72"/>
    <w:rsid w:val="00C91959"/>
    <w:rsid w:val="00C925F3"/>
    <w:rsid w:val="00C9388B"/>
    <w:rsid w:val="00C949A5"/>
    <w:rsid w:val="00C95381"/>
    <w:rsid w:val="00C960ED"/>
    <w:rsid w:val="00C96D5D"/>
    <w:rsid w:val="00C97C46"/>
    <w:rsid w:val="00CA06BF"/>
    <w:rsid w:val="00CA15E0"/>
    <w:rsid w:val="00CA4DCB"/>
    <w:rsid w:val="00CB05BD"/>
    <w:rsid w:val="00CB193C"/>
    <w:rsid w:val="00CB3BB4"/>
    <w:rsid w:val="00CB5E9D"/>
    <w:rsid w:val="00CB7DA6"/>
    <w:rsid w:val="00CC0F20"/>
    <w:rsid w:val="00CC1B73"/>
    <w:rsid w:val="00CC5014"/>
    <w:rsid w:val="00CC676C"/>
    <w:rsid w:val="00CC72FA"/>
    <w:rsid w:val="00CC746B"/>
    <w:rsid w:val="00CC77D8"/>
    <w:rsid w:val="00CC7D32"/>
    <w:rsid w:val="00CD1443"/>
    <w:rsid w:val="00CD263E"/>
    <w:rsid w:val="00CD2EB3"/>
    <w:rsid w:val="00CD2F33"/>
    <w:rsid w:val="00CD534F"/>
    <w:rsid w:val="00CD565E"/>
    <w:rsid w:val="00CD79AB"/>
    <w:rsid w:val="00CE0612"/>
    <w:rsid w:val="00CE70C4"/>
    <w:rsid w:val="00CE77C0"/>
    <w:rsid w:val="00CE7A06"/>
    <w:rsid w:val="00CF18D4"/>
    <w:rsid w:val="00CF2F5F"/>
    <w:rsid w:val="00CF38C4"/>
    <w:rsid w:val="00CF5B3B"/>
    <w:rsid w:val="00D00492"/>
    <w:rsid w:val="00D01AD8"/>
    <w:rsid w:val="00D056C8"/>
    <w:rsid w:val="00D05F98"/>
    <w:rsid w:val="00D06D1E"/>
    <w:rsid w:val="00D10CD6"/>
    <w:rsid w:val="00D10F4B"/>
    <w:rsid w:val="00D1206D"/>
    <w:rsid w:val="00D1261D"/>
    <w:rsid w:val="00D13C7F"/>
    <w:rsid w:val="00D14C9E"/>
    <w:rsid w:val="00D151E4"/>
    <w:rsid w:val="00D21D86"/>
    <w:rsid w:val="00D23BDD"/>
    <w:rsid w:val="00D24173"/>
    <w:rsid w:val="00D251CF"/>
    <w:rsid w:val="00D254B8"/>
    <w:rsid w:val="00D267A9"/>
    <w:rsid w:val="00D30B8C"/>
    <w:rsid w:val="00D32971"/>
    <w:rsid w:val="00D330A8"/>
    <w:rsid w:val="00D34E59"/>
    <w:rsid w:val="00D35481"/>
    <w:rsid w:val="00D36CA8"/>
    <w:rsid w:val="00D47382"/>
    <w:rsid w:val="00D47BD7"/>
    <w:rsid w:val="00D47FCA"/>
    <w:rsid w:val="00D5058A"/>
    <w:rsid w:val="00D5471F"/>
    <w:rsid w:val="00D54EE5"/>
    <w:rsid w:val="00D553DC"/>
    <w:rsid w:val="00D560C6"/>
    <w:rsid w:val="00D5652C"/>
    <w:rsid w:val="00D57EA7"/>
    <w:rsid w:val="00D62109"/>
    <w:rsid w:val="00D62F9D"/>
    <w:rsid w:val="00D644C1"/>
    <w:rsid w:val="00D64784"/>
    <w:rsid w:val="00D714C0"/>
    <w:rsid w:val="00D72CA5"/>
    <w:rsid w:val="00D72DE5"/>
    <w:rsid w:val="00D73786"/>
    <w:rsid w:val="00D73E7A"/>
    <w:rsid w:val="00D740AB"/>
    <w:rsid w:val="00D75EC7"/>
    <w:rsid w:val="00D75F8B"/>
    <w:rsid w:val="00D760D3"/>
    <w:rsid w:val="00D811EC"/>
    <w:rsid w:val="00D8201F"/>
    <w:rsid w:val="00D8242B"/>
    <w:rsid w:val="00D8245C"/>
    <w:rsid w:val="00D83C60"/>
    <w:rsid w:val="00D854CB"/>
    <w:rsid w:val="00D85630"/>
    <w:rsid w:val="00D86D9E"/>
    <w:rsid w:val="00D86FC1"/>
    <w:rsid w:val="00D912A5"/>
    <w:rsid w:val="00D94394"/>
    <w:rsid w:val="00D9588C"/>
    <w:rsid w:val="00D96191"/>
    <w:rsid w:val="00D97094"/>
    <w:rsid w:val="00DA5431"/>
    <w:rsid w:val="00DA5594"/>
    <w:rsid w:val="00DB418C"/>
    <w:rsid w:val="00DC2ADD"/>
    <w:rsid w:val="00DC62DD"/>
    <w:rsid w:val="00DC74D5"/>
    <w:rsid w:val="00DD0AFE"/>
    <w:rsid w:val="00DD1281"/>
    <w:rsid w:val="00DD3DCC"/>
    <w:rsid w:val="00DD3FBD"/>
    <w:rsid w:val="00DD427E"/>
    <w:rsid w:val="00DD4466"/>
    <w:rsid w:val="00DD46D0"/>
    <w:rsid w:val="00DD5C9F"/>
    <w:rsid w:val="00DD778F"/>
    <w:rsid w:val="00DE2F23"/>
    <w:rsid w:val="00DE36CA"/>
    <w:rsid w:val="00DE3CB2"/>
    <w:rsid w:val="00DE505A"/>
    <w:rsid w:val="00DE7F23"/>
    <w:rsid w:val="00DF00B6"/>
    <w:rsid w:val="00DF03E1"/>
    <w:rsid w:val="00DF07F2"/>
    <w:rsid w:val="00DF31D3"/>
    <w:rsid w:val="00DF32EA"/>
    <w:rsid w:val="00DF5C4E"/>
    <w:rsid w:val="00DF5EA7"/>
    <w:rsid w:val="00E0248E"/>
    <w:rsid w:val="00E07315"/>
    <w:rsid w:val="00E10776"/>
    <w:rsid w:val="00E10DDF"/>
    <w:rsid w:val="00E127B3"/>
    <w:rsid w:val="00E132BE"/>
    <w:rsid w:val="00E13DF6"/>
    <w:rsid w:val="00E16CCB"/>
    <w:rsid w:val="00E17902"/>
    <w:rsid w:val="00E2432C"/>
    <w:rsid w:val="00E25D02"/>
    <w:rsid w:val="00E27803"/>
    <w:rsid w:val="00E33BE5"/>
    <w:rsid w:val="00E3572B"/>
    <w:rsid w:val="00E44218"/>
    <w:rsid w:val="00E45D42"/>
    <w:rsid w:val="00E466E8"/>
    <w:rsid w:val="00E46E78"/>
    <w:rsid w:val="00E512AA"/>
    <w:rsid w:val="00E52A69"/>
    <w:rsid w:val="00E55211"/>
    <w:rsid w:val="00E575DC"/>
    <w:rsid w:val="00E6462F"/>
    <w:rsid w:val="00E65066"/>
    <w:rsid w:val="00E67EA5"/>
    <w:rsid w:val="00E7026A"/>
    <w:rsid w:val="00E71185"/>
    <w:rsid w:val="00E722BC"/>
    <w:rsid w:val="00E7261C"/>
    <w:rsid w:val="00E733F1"/>
    <w:rsid w:val="00E76366"/>
    <w:rsid w:val="00E77EBA"/>
    <w:rsid w:val="00E82D61"/>
    <w:rsid w:val="00E83F25"/>
    <w:rsid w:val="00E84EA5"/>
    <w:rsid w:val="00E855C5"/>
    <w:rsid w:val="00E85926"/>
    <w:rsid w:val="00E87A8D"/>
    <w:rsid w:val="00E87EC5"/>
    <w:rsid w:val="00E91A94"/>
    <w:rsid w:val="00E926EB"/>
    <w:rsid w:val="00E94695"/>
    <w:rsid w:val="00E96972"/>
    <w:rsid w:val="00E97FD4"/>
    <w:rsid w:val="00EA0A9E"/>
    <w:rsid w:val="00EA4A1E"/>
    <w:rsid w:val="00EA69ED"/>
    <w:rsid w:val="00EA6CE1"/>
    <w:rsid w:val="00EA796D"/>
    <w:rsid w:val="00EB3DD4"/>
    <w:rsid w:val="00EC0579"/>
    <w:rsid w:val="00EC195B"/>
    <w:rsid w:val="00EC2F46"/>
    <w:rsid w:val="00EC3016"/>
    <w:rsid w:val="00EC4D84"/>
    <w:rsid w:val="00EC558D"/>
    <w:rsid w:val="00EC5659"/>
    <w:rsid w:val="00ED1981"/>
    <w:rsid w:val="00ED1DF3"/>
    <w:rsid w:val="00ED552C"/>
    <w:rsid w:val="00ED5BF5"/>
    <w:rsid w:val="00ED698F"/>
    <w:rsid w:val="00EE1C71"/>
    <w:rsid w:val="00EE473C"/>
    <w:rsid w:val="00EE57D1"/>
    <w:rsid w:val="00EE70F3"/>
    <w:rsid w:val="00EF0EE0"/>
    <w:rsid w:val="00EF0F2A"/>
    <w:rsid w:val="00EF3DCE"/>
    <w:rsid w:val="00EF7125"/>
    <w:rsid w:val="00F01514"/>
    <w:rsid w:val="00F01DCC"/>
    <w:rsid w:val="00F03BE0"/>
    <w:rsid w:val="00F055EC"/>
    <w:rsid w:val="00F12615"/>
    <w:rsid w:val="00F1372D"/>
    <w:rsid w:val="00F13771"/>
    <w:rsid w:val="00F145BD"/>
    <w:rsid w:val="00F17482"/>
    <w:rsid w:val="00F2038D"/>
    <w:rsid w:val="00F20646"/>
    <w:rsid w:val="00F226AD"/>
    <w:rsid w:val="00F2691A"/>
    <w:rsid w:val="00F302F7"/>
    <w:rsid w:val="00F30E2B"/>
    <w:rsid w:val="00F32C0D"/>
    <w:rsid w:val="00F344C8"/>
    <w:rsid w:val="00F3589E"/>
    <w:rsid w:val="00F35C76"/>
    <w:rsid w:val="00F37ED1"/>
    <w:rsid w:val="00F40F2F"/>
    <w:rsid w:val="00F4114D"/>
    <w:rsid w:val="00F4312A"/>
    <w:rsid w:val="00F43DE0"/>
    <w:rsid w:val="00F448E2"/>
    <w:rsid w:val="00F500C3"/>
    <w:rsid w:val="00F50A53"/>
    <w:rsid w:val="00F540E6"/>
    <w:rsid w:val="00F5651E"/>
    <w:rsid w:val="00F61FBD"/>
    <w:rsid w:val="00F6369E"/>
    <w:rsid w:val="00F653F1"/>
    <w:rsid w:val="00F65437"/>
    <w:rsid w:val="00F6627F"/>
    <w:rsid w:val="00F703B3"/>
    <w:rsid w:val="00F7298A"/>
    <w:rsid w:val="00F73160"/>
    <w:rsid w:val="00F7441A"/>
    <w:rsid w:val="00F74CEF"/>
    <w:rsid w:val="00F74D94"/>
    <w:rsid w:val="00F75940"/>
    <w:rsid w:val="00F762A5"/>
    <w:rsid w:val="00F77373"/>
    <w:rsid w:val="00F77E5C"/>
    <w:rsid w:val="00F82A4F"/>
    <w:rsid w:val="00F8317F"/>
    <w:rsid w:val="00F84705"/>
    <w:rsid w:val="00F8471E"/>
    <w:rsid w:val="00F86917"/>
    <w:rsid w:val="00F86A19"/>
    <w:rsid w:val="00F86D15"/>
    <w:rsid w:val="00F91A9B"/>
    <w:rsid w:val="00F941A0"/>
    <w:rsid w:val="00FA1657"/>
    <w:rsid w:val="00FA4638"/>
    <w:rsid w:val="00FA49A2"/>
    <w:rsid w:val="00FA7745"/>
    <w:rsid w:val="00FA7B75"/>
    <w:rsid w:val="00FB44F3"/>
    <w:rsid w:val="00FB59B1"/>
    <w:rsid w:val="00FC0BC3"/>
    <w:rsid w:val="00FC2E5F"/>
    <w:rsid w:val="00FC4976"/>
    <w:rsid w:val="00FD1621"/>
    <w:rsid w:val="00FD2494"/>
    <w:rsid w:val="00FD24DD"/>
    <w:rsid w:val="00FD43F9"/>
    <w:rsid w:val="00FD4D12"/>
    <w:rsid w:val="00FD5702"/>
    <w:rsid w:val="00FD71D4"/>
    <w:rsid w:val="00FD725F"/>
    <w:rsid w:val="00FD7413"/>
    <w:rsid w:val="00FE0256"/>
    <w:rsid w:val="00FE67C8"/>
    <w:rsid w:val="00FE7360"/>
    <w:rsid w:val="00FF2993"/>
    <w:rsid w:val="00FF4106"/>
    <w:rsid w:val="00FF4DA1"/>
    <w:rsid w:val="00FF6B2B"/>
    <w:rsid w:val="00FF71DD"/>
    <w:rsid w:val="0CA3E9D0"/>
    <w:rsid w:val="14E40FB4"/>
    <w:rsid w:val="156E400F"/>
    <w:rsid w:val="1E975806"/>
    <w:rsid w:val="27F6C673"/>
    <w:rsid w:val="34594380"/>
    <w:rsid w:val="3542F41F"/>
    <w:rsid w:val="35724690"/>
    <w:rsid w:val="3DEC0889"/>
    <w:rsid w:val="3E0269CF"/>
    <w:rsid w:val="4684A268"/>
    <w:rsid w:val="47013EA7"/>
    <w:rsid w:val="4C57F9C0"/>
    <w:rsid w:val="5076FF23"/>
    <w:rsid w:val="556269B3"/>
    <w:rsid w:val="5832FF8C"/>
    <w:rsid w:val="68B81BC5"/>
    <w:rsid w:val="6A5E5E74"/>
    <w:rsid w:val="6AE29096"/>
    <w:rsid w:val="6EF63B7F"/>
    <w:rsid w:val="7B87B5A6"/>
    <w:rsid w:val="7CE07AE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AF570"/>
  <w15:chartTrackingRefBased/>
  <w15:docId w15:val="{1B32D036-4CF9-49EC-9CEC-454CEAFE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qFormat="1"/>
    <w:lsdException w:name="heading 7" w:semiHidden="1" w:qFormat="1"/>
    <w:lsdException w:name="heading 8" w:semiHidden="1" w:qFormat="1"/>
    <w:lsdException w:name="heading 9" w:uiPriority="12"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semiHidden="1" w:uiPriority="39"/>
    <w:lsdException w:name="toc 8" w:uiPriority="39"/>
    <w:lsdException w:name="toc 9" w:semiHidden="1" w:uiPriority="39"/>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6"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9"/>
    <w:lsdException w:name="List Bullet 3" w:uiPriority="19"/>
    <w:lsdException w:name="List Bullet 4" w:uiPriority="19"/>
    <w:lsdException w:name="List Bullet 5" w:uiPriority="19"/>
    <w:lsdException w:name="List Number 2" w:uiPriority="19"/>
    <w:lsdException w:name="List Number 3" w:uiPriority="19"/>
    <w:lsdException w:name="List Number 4" w:uiPriority="19"/>
    <w:lsdException w:name="List Number 5" w:uiPriority="19"/>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15"/>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8"/>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66"/>
    <w:pPr>
      <w:spacing w:after="0" w:line="240" w:lineRule="auto"/>
    </w:pPr>
    <w:rPr>
      <w:sz w:val="20"/>
    </w:rPr>
  </w:style>
  <w:style w:type="paragraph" w:styleId="Heading1">
    <w:name w:val="heading 1"/>
    <w:basedOn w:val="Normal"/>
    <w:next w:val="BodyText"/>
    <w:link w:val="Heading1Char"/>
    <w:uiPriority w:val="1"/>
    <w:qFormat/>
    <w:rsid w:val="00944DDB"/>
    <w:pPr>
      <w:keepNext/>
      <w:keepLines/>
      <w:spacing w:before="360" w:after="240"/>
      <w:outlineLvl w:val="0"/>
    </w:pPr>
    <w:rPr>
      <w:rFonts w:asciiTheme="majorHAnsi" w:eastAsiaTheme="majorEastAsia" w:hAnsiTheme="majorHAnsi" w:cstheme="majorBidi"/>
      <w:color w:val="51247A" w:themeColor="accent1"/>
      <w:sz w:val="36"/>
      <w:szCs w:val="32"/>
    </w:rPr>
  </w:style>
  <w:style w:type="paragraph" w:styleId="Heading2">
    <w:name w:val="heading 2"/>
    <w:basedOn w:val="Normal"/>
    <w:next w:val="BodyText"/>
    <w:link w:val="Heading2Char"/>
    <w:uiPriority w:val="1"/>
    <w:qFormat/>
    <w:rsid w:val="00944DDB"/>
    <w:pPr>
      <w:keepNext/>
      <w:keepLines/>
      <w:spacing w:before="240" w:after="120"/>
      <w:outlineLvl w:val="1"/>
    </w:pPr>
    <w:rPr>
      <w:rFonts w:asciiTheme="majorHAnsi" w:eastAsiaTheme="majorEastAsia" w:hAnsiTheme="majorHAnsi" w:cstheme="majorBidi"/>
      <w:b/>
      <w:color w:val="51247A" w:themeColor="accent1"/>
      <w:sz w:val="28"/>
      <w:szCs w:val="26"/>
    </w:rPr>
  </w:style>
  <w:style w:type="paragraph" w:styleId="Heading3">
    <w:name w:val="heading 3"/>
    <w:basedOn w:val="Normal"/>
    <w:next w:val="BodyText"/>
    <w:link w:val="Heading3Char"/>
    <w:uiPriority w:val="1"/>
    <w:qFormat/>
    <w:rsid w:val="00944DDB"/>
    <w:pPr>
      <w:keepNext/>
      <w:keepLines/>
      <w:spacing w:before="240" w:after="120"/>
      <w:outlineLvl w:val="2"/>
    </w:pPr>
    <w:rPr>
      <w:rFonts w:asciiTheme="majorHAnsi" w:eastAsiaTheme="majorEastAsia" w:hAnsiTheme="majorHAnsi" w:cstheme="majorBidi"/>
      <w:color w:val="51247A" w:themeColor="accent1"/>
      <w:sz w:val="24"/>
      <w:szCs w:val="24"/>
    </w:rPr>
  </w:style>
  <w:style w:type="paragraph" w:styleId="Heading4">
    <w:name w:val="heading 4"/>
    <w:basedOn w:val="Normal"/>
    <w:next w:val="BodyText"/>
    <w:link w:val="Heading4Char"/>
    <w:uiPriority w:val="1"/>
    <w:qFormat/>
    <w:rsid w:val="00944DDB"/>
    <w:pPr>
      <w:keepNext/>
      <w:keepLines/>
      <w:spacing w:before="240" w:after="120"/>
      <w:outlineLvl w:val="3"/>
    </w:pPr>
    <w:rPr>
      <w:rFonts w:asciiTheme="majorHAnsi" w:eastAsiaTheme="majorEastAsia" w:hAnsiTheme="majorHAnsi" w:cstheme="majorBidi"/>
      <w:b/>
      <w:iCs/>
      <w:color w:val="51247A" w:themeColor="accent1"/>
    </w:rPr>
  </w:style>
  <w:style w:type="paragraph" w:styleId="Heading5">
    <w:name w:val="heading 5"/>
    <w:basedOn w:val="Normal"/>
    <w:next w:val="BodyText"/>
    <w:link w:val="Heading5Char"/>
    <w:uiPriority w:val="1"/>
    <w:qFormat/>
    <w:rsid w:val="00944DDB"/>
    <w:pPr>
      <w:keepNext/>
      <w:keepLines/>
      <w:spacing w:before="240" w:after="120"/>
      <w:outlineLvl w:val="4"/>
    </w:pPr>
    <w:rPr>
      <w:rFonts w:asciiTheme="majorHAnsi" w:eastAsiaTheme="majorEastAsia" w:hAnsiTheme="majorHAnsi" w:cstheme="majorBidi"/>
      <w:i/>
      <w:color w:val="51247A" w:themeColor="accent1"/>
    </w:rPr>
  </w:style>
  <w:style w:type="paragraph" w:styleId="Heading9">
    <w:name w:val="heading 9"/>
    <w:aliases w:val="Appendix H11"/>
    <w:basedOn w:val="Normal"/>
    <w:next w:val="BodyText"/>
    <w:link w:val="Heading9Char"/>
    <w:uiPriority w:val="12"/>
    <w:semiHidden/>
    <w:qFormat/>
    <w:rsid w:val="00C474B7"/>
    <w:pPr>
      <w:pageBreakBefore/>
      <w:numPr>
        <w:numId w:val="14"/>
      </w:numPr>
      <w:outlineLvl w:val="8"/>
    </w:pPr>
    <w:rPr>
      <w:b/>
      <w:iCs/>
      <w:color w:val="51247A" w:themeColor="accent1"/>
      <w:sz w:val="6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qFormat/>
    <w:rsid w:val="005E7363"/>
    <w:pPr>
      <w:ind w:left="425"/>
    </w:pPr>
  </w:style>
  <w:style w:type="paragraph" w:customStyle="1" w:styleId="ListParagraph2">
    <w:name w:val="List Paragraph 2"/>
    <w:basedOn w:val="ListParagraph"/>
    <w:uiPriority w:val="19"/>
    <w:rsid w:val="005E7363"/>
    <w:pPr>
      <w:numPr>
        <w:ilvl w:val="1"/>
      </w:numPr>
      <w:ind w:left="425"/>
    </w:pPr>
  </w:style>
  <w:style w:type="paragraph" w:customStyle="1" w:styleId="ListParagraph3">
    <w:name w:val="List Paragraph 3"/>
    <w:basedOn w:val="ListParagraph"/>
    <w:uiPriority w:val="19"/>
    <w:rsid w:val="005E7363"/>
    <w:pPr>
      <w:numPr>
        <w:ilvl w:val="2"/>
      </w:numPr>
      <w:ind w:left="425"/>
    </w:pPr>
  </w:style>
  <w:style w:type="paragraph" w:customStyle="1" w:styleId="ListParagraph4">
    <w:name w:val="List Paragraph 4"/>
    <w:basedOn w:val="ListParagraph"/>
    <w:uiPriority w:val="19"/>
    <w:rsid w:val="005E7363"/>
    <w:pPr>
      <w:numPr>
        <w:ilvl w:val="3"/>
      </w:numPr>
      <w:ind w:left="425"/>
    </w:pPr>
  </w:style>
  <w:style w:type="paragraph" w:customStyle="1" w:styleId="ListParagraph5">
    <w:name w:val="List Paragraph 5"/>
    <w:basedOn w:val="ListParagraph"/>
    <w:uiPriority w:val="19"/>
    <w:rsid w:val="005E7363"/>
    <w:pPr>
      <w:numPr>
        <w:ilvl w:val="4"/>
      </w:numPr>
      <w:ind w:left="425"/>
    </w:pPr>
  </w:style>
  <w:style w:type="character" w:customStyle="1" w:styleId="Heading1Char">
    <w:name w:val="Heading 1 Char"/>
    <w:basedOn w:val="DefaultParagraphFont"/>
    <w:link w:val="Heading1"/>
    <w:uiPriority w:val="1"/>
    <w:rsid w:val="00944DDB"/>
    <w:rPr>
      <w:rFonts w:asciiTheme="majorHAnsi" w:eastAsiaTheme="majorEastAsia" w:hAnsiTheme="majorHAnsi" w:cstheme="majorBidi"/>
      <w:color w:val="51247A" w:themeColor="accent1"/>
      <w:sz w:val="36"/>
      <w:szCs w:val="32"/>
    </w:rPr>
  </w:style>
  <w:style w:type="paragraph" w:customStyle="1" w:styleId="NbrHeading1">
    <w:name w:val="Nbr Heading 1"/>
    <w:basedOn w:val="Heading1"/>
    <w:next w:val="BodyText"/>
    <w:uiPriority w:val="1"/>
    <w:qFormat/>
    <w:rsid w:val="00834296"/>
    <w:pPr>
      <w:numPr>
        <w:numId w:val="6"/>
      </w:numPr>
    </w:pPr>
  </w:style>
  <w:style w:type="character" w:customStyle="1" w:styleId="Heading2Char">
    <w:name w:val="Heading 2 Char"/>
    <w:basedOn w:val="DefaultParagraphFont"/>
    <w:link w:val="Heading2"/>
    <w:uiPriority w:val="1"/>
    <w:rsid w:val="00944DDB"/>
    <w:rPr>
      <w:rFonts w:asciiTheme="majorHAnsi" w:eastAsiaTheme="majorEastAsia" w:hAnsiTheme="majorHAnsi" w:cstheme="majorBidi"/>
      <w:b/>
      <w:color w:val="51247A" w:themeColor="accent1"/>
      <w:sz w:val="28"/>
      <w:szCs w:val="26"/>
    </w:rPr>
  </w:style>
  <w:style w:type="paragraph" w:customStyle="1" w:styleId="NbrHeading2">
    <w:name w:val="Nbr Heading 2"/>
    <w:basedOn w:val="Heading2"/>
    <w:next w:val="BodyText"/>
    <w:uiPriority w:val="1"/>
    <w:qFormat/>
    <w:rsid w:val="00834296"/>
    <w:pPr>
      <w:numPr>
        <w:ilvl w:val="1"/>
        <w:numId w:val="6"/>
      </w:numPr>
    </w:pPr>
  </w:style>
  <w:style w:type="character" w:customStyle="1" w:styleId="Heading3Char">
    <w:name w:val="Heading 3 Char"/>
    <w:basedOn w:val="DefaultParagraphFont"/>
    <w:link w:val="Heading3"/>
    <w:uiPriority w:val="1"/>
    <w:rsid w:val="00944DDB"/>
    <w:rPr>
      <w:rFonts w:asciiTheme="majorHAnsi" w:eastAsiaTheme="majorEastAsia" w:hAnsiTheme="majorHAnsi" w:cstheme="majorBidi"/>
      <w:color w:val="51247A" w:themeColor="accent1"/>
      <w:sz w:val="24"/>
      <w:szCs w:val="24"/>
    </w:rPr>
  </w:style>
  <w:style w:type="paragraph" w:customStyle="1" w:styleId="NbrHeading3">
    <w:name w:val="Nbr Heading 3"/>
    <w:basedOn w:val="Heading3"/>
    <w:next w:val="BodyText"/>
    <w:uiPriority w:val="1"/>
    <w:qFormat/>
    <w:rsid w:val="00834296"/>
    <w:pPr>
      <w:numPr>
        <w:ilvl w:val="2"/>
        <w:numId w:val="6"/>
      </w:numPr>
    </w:pPr>
  </w:style>
  <w:style w:type="character" w:customStyle="1" w:styleId="Heading4Char">
    <w:name w:val="Heading 4 Char"/>
    <w:basedOn w:val="DefaultParagraphFont"/>
    <w:link w:val="Heading4"/>
    <w:uiPriority w:val="1"/>
    <w:rsid w:val="00944DDB"/>
    <w:rPr>
      <w:rFonts w:asciiTheme="majorHAnsi" w:eastAsiaTheme="majorEastAsia" w:hAnsiTheme="majorHAnsi" w:cstheme="majorBidi"/>
      <w:b/>
      <w:iCs/>
      <w:color w:val="51247A" w:themeColor="accent1"/>
    </w:rPr>
  </w:style>
  <w:style w:type="paragraph" w:customStyle="1" w:styleId="NbrHeading4">
    <w:name w:val="Nbr Heading 4"/>
    <w:basedOn w:val="Heading4"/>
    <w:next w:val="BodyText"/>
    <w:uiPriority w:val="1"/>
    <w:qFormat/>
    <w:rsid w:val="00834296"/>
    <w:pPr>
      <w:numPr>
        <w:ilvl w:val="3"/>
        <w:numId w:val="6"/>
      </w:numPr>
    </w:pPr>
  </w:style>
  <w:style w:type="character" w:customStyle="1" w:styleId="Heading5Char">
    <w:name w:val="Heading 5 Char"/>
    <w:basedOn w:val="DefaultParagraphFont"/>
    <w:link w:val="Heading5"/>
    <w:uiPriority w:val="1"/>
    <w:rsid w:val="00944DDB"/>
    <w:rPr>
      <w:rFonts w:asciiTheme="majorHAnsi" w:eastAsiaTheme="majorEastAsia" w:hAnsiTheme="majorHAnsi" w:cstheme="majorBidi"/>
      <w:i/>
      <w:color w:val="51247A" w:themeColor="accent1"/>
    </w:rPr>
  </w:style>
  <w:style w:type="paragraph" w:customStyle="1" w:styleId="NbrHeading5">
    <w:name w:val="Nbr Heading 5"/>
    <w:basedOn w:val="Heading5"/>
    <w:next w:val="BodyText"/>
    <w:uiPriority w:val="1"/>
    <w:qFormat/>
    <w:rsid w:val="00834296"/>
    <w:pPr>
      <w:numPr>
        <w:ilvl w:val="4"/>
        <w:numId w:val="6"/>
      </w:numPr>
    </w:pPr>
  </w:style>
  <w:style w:type="paragraph" w:styleId="Caption">
    <w:name w:val="caption"/>
    <w:basedOn w:val="Normal"/>
    <w:next w:val="FigureStyle"/>
    <w:uiPriority w:val="6"/>
    <w:qFormat/>
    <w:rsid w:val="00416FF4"/>
    <w:pPr>
      <w:keepNext/>
      <w:tabs>
        <w:tab w:val="left" w:pos="1134"/>
      </w:tabs>
      <w:spacing w:before="240" w:after="120"/>
      <w:ind w:left="1134" w:hanging="1134"/>
    </w:pPr>
    <w:rPr>
      <w:i/>
      <w:iCs/>
      <w:color w:val="44546A" w:themeColor="text2"/>
      <w:szCs w:val="18"/>
    </w:rPr>
  </w:style>
  <w:style w:type="paragraph" w:customStyle="1" w:styleId="TableCaption">
    <w:name w:val="Table Caption"/>
    <w:basedOn w:val="BodyText"/>
    <w:next w:val="BodyText"/>
    <w:uiPriority w:val="6"/>
    <w:qFormat/>
    <w:rsid w:val="00416FF4"/>
    <w:pPr>
      <w:keepNext/>
      <w:tabs>
        <w:tab w:val="left" w:pos="1134"/>
      </w:tabs>
      <w:spacing w:before="240" w:line="240" w:lineRule="auto"/>
      <w:ind w:left="1134" w:hanging="1134"/>
    </w:pPr>
    <w:rPr>
      <w:i/>
      <w:color w:val="44546A" w:themeColor="text2"/>
    </w:rPr>
  </w:style>
  <w:style w:type="character" w:styleId="PlaceholderText">
    <w:name w:val="Placeholder Text"/>
    <w:basedOn w:val="DefaultParagraphFont"/>
    <w:uiPriority w:val="99"/>
    <w:semiHidden/>
    <w:rsid w:val="00834296"/>
    <w:rPr>
      <w:color w:val="808080"/>
    </w:rPr>
  </w:style>
  <w:style w:type="paragraph" w:styleId="BodyText">
    <w:name w:val="Body Text"/>
    <w:basedOn w:val="Normal"/>
    <w:link w:val="BodyTextChar"/>
    <w:qFormat/>
    <w:rsid w:val="00416FF4"/>
    <w:pPr>
      <w:spacing w:before="120" w:after="120" w:line="260" w:lineRule="atLeast"/>
    </w:pPr>
  </w:style>
  <w:style w:type="character" w:customStyle="1" w:styleId="BodyTextChar">
    <w:name w:val="Body Text Char"/>
    <w:basedOn w:val="DefaultParagraphFont"/>
    <w:link w:val="BodyText"/>
    <w:rsid w:val="00416FF4"/>
    <w:rPr>
      <w:sz w:val="20"/>
    </w:rPr>
  </w:style>
  <w:style w:type="paragraph" w:customStyle="1" w:styleId="FigureStyle">
    <w:name w:val="Figure Style"/>
    <w:basedOn w:val="Normal"/>
    <w:next w:val="BodyText"/>
    <w:uiPriority w:val="6"/>
    <w:qFormat/>
    <w:rsid w:val="00834296"/>
    <w:pPr>
      <w:spacing w:before="120" w:after="240"/>
      <w:jc w:val="center"/>
    </w:pPr>
  </w:style>
  <w:style w:type="paragraph" w:styleId="ListBullet0">
    <w:name w:val="List Bullet"/>
    <w:basedOn w:val="BodyText"/>
    <w:uiPriority w:val="2"/>
    <w:qFormat/>
    <w:rsid w:val="001E544B"/>
    <w:pPr>
      <w:numPr>
        <w:numId w:val="11"/>
      </w:numPr>
    </w:pPr>
  </w:style>
  <w:style w:type="numbering" w:customStyle="1" w:styleId="ListBullet">
    <w:name w:val="List_Bullet"/>
    <w:uiPriority w:val="99"/>
    <w:rsid w:val="001E544B"/>
    <w:pPr>
      <w:numPr>
        <w:numId w:val="1"/>
      </w:numPr>
    </w:pPr>
  </w:style>
  <w:style w:type="paragraph" w:customStyle="1" w:styleId="ListBullet6">
    <w:name w:val="List Bullet 6"/>
    <w:basedOn w:val="ListBullet0"/>
    <w:uiPriority w:val="19"/>
    <w:rsid w:val="006C0E44"/>
    <w:pPr>
      <w:numPr>
        <w:ilvl w:val="5"/>
      </w:numPr>
    </w:pPr>
  </w:style>
  <w:style w:type="paragraph" w:styleId="ListBullet2">
    <w:name w:val="List Bullet 2"/>
    <w:basedOn w:val="ListBullet0"/>
    <w:uiPriority w:val="19"/>
    <w:rsid w:val="006C0E44"/>
    <w:pPr>
      <w:numPr>
        <w:ilvl w:val="1"/>
      </w:numPr>
    </w:pPr>
  </w:style>
  <w:style w:type="paragraph" w:styleId="ListBullet3">
    <w:name w:val="List Bullet 3"/>
    <w:basedOn w:val="ListBullet0"/>
    <w:uiPriority w:val="19"/>
    <w:rsid w:val="006C0E44"/>
    <w:pPr>
      <w:numPr>
        <w:ilvl w:val="2"/>
      </w:numPr>
    </w:pPr>
  </w:style>
  <w:style w:type="paragraph" w:styleId="ListBullet4">
    <w:name w:val="List Bullet 4"/>
    <w:basedOn w:val="ListBullet0"/>
    <w:uiPriority w:val="19"/>
    <w:rsid w:val="006C0E44"/>
    <w:pPr>
      <w:numPr>
        <w:ilvl w:val="3"/>
      </w:numPr>
    </w:pPr>
  </w:style>
  <w:style w:type="paragraph" w:styleId="ListBullet5">
    <w:name w:val="List Bullet 5"/>
    <w:basedOn w:val="ListBullet0"/>
    <w:uiPriority w:val="19"/>
    <w:rsid w:val="006C0E44"/>
    <w:pPr>
      <w:numPr>
        <w:ilvl w:val="4"/>
      </w:numPr>
    </w:pPr>
  </w:style>
  <w:style w:type="paragraph" w:styleId="ListNumber0">
    <w:name w:val="List Number"/>
    <w:basedOn w:val="BodyText"/>
    <w:uiPriority w:val="2"/>
    <w:qFormat/>
    <w:rsid w:val="00834296"/>
    <w:pPr>
      <w:numPr>
        <w:numId w:val="2"/>
      </w:numPr>
    </w:pPr>
  </w:style>
  <w:style w:type="paragraph" w:customStyle="1" w:styleId="ListNumber6">
    <w:name w:val="List Number 6"/>
    <w:basedOn w:val="ListNumber0"/>
    <w:uiPriority w:val="19"/>
    <w:rsid w:val="00834296"/>
    <w:pPr>
      <w:numPr>
        <w:ilvl w:val="5"/>
      </w:numPr>
    </w:pPr>
  </w:style>
  <w:style w:type="paragraph" w:customStyle="1" w:styleId="ListParagraph6">
    <w:name w:val="List Paragraph 6"/>
    <w:basedOn w:val="ListParagraph"/>
    <w:uiPriority w:val="19"/>
    <w:rsid w:val="005E7363"/>
    <w:pPr>
      <w:numPr>
        <w:ilvl w:val="5"/>
      </w:numPr>
      <w:ind w:left="425"/>
    </w:pPr>
  </w:style>
  <w:style w:type="paragraph" w:styleId="ListNumber2">
    <w:name w:val="List Number 2"/>
    <w:basedOn w:val="ListNumber0"/>
    <w:uiPriority w:val="19"/>
    <w:rsid w:val="00834296"/>
    <w:pPr>
      <w:numPr>
        <w:ilvl w:val="1"/>
      </w:numPr>
    </w:pPr>
  </w:style>
  <w:style w:type="paragraph" w:styleId="ListNumber3">
    <w:name w:val="List Number 3"/>
    <w:basedOn w:val="ListNumber0"/>
    <w:uiPriority w:val="19"/>
    <w:rsid w:val="00834296"/>
    <w:pPr>
      <w:numPr>
        <w:ilvl w:val="2"/>
      </w:numPr>
    </w:pPr>
  </w:style>
  <w:style w:type="paragraph" w:styleId="ListNumber4">
    <w:name w:val="List Number 4"/>
    <w:basedOn w:val="ListNumber0"/>
    <w:uiPriority w:val="19"/>
    <w:rsid w:val="00834296"/>
    <w:pPr>
      <w:numPr>
        <w:ilvl w:val="3"/>
      </w:numPr>
    </w:pPr>
  </w:style>
  <w:style w:type="paragraph" w:styleId="ListNumber5">
    <w:name w:val="List Number 5"/>
    <w:basedOn w:val="ListNumber0"/>
    <w:uiPriority w:val="19"/>
    <w:rsid w:val="00834296"/>
    <w:pPr>
      <w:numPr>
        <w:ilvl w:val="4"/>
      </w:numPr>
    </w:pPr>
  </w:style>
  <w:style w:type="numbering" w:customStyle="1" w:styleId="ListNumber">
    <w:name w:val="List_Number"/>
    <w:uiPriority w:val="99"/>
    <w:rsid w:val="00834296"/>
    <w:pPr>
      <w:numPr>
        <w:numId w:val="2"/>
      </w:numPr>
    </w:pPr>
  </w:style>
  <w:style w:type="paragraph" w:customStyle="1" w:styleId="ListAlpha0">
    <w:name w:val="List Alpha"/>
    <w:basedOn w:val="BodyText"/>
    <w:uiPriority w:val="2"/>
    <w:qFormat/>
    <w:rsid w:val="007C38B8"/>
    <w:pPr>
      <w:numPr>
        <w:numId w:val="4"/>
      </w:numPr>
    </w:pPr>
  </w:style>
  <w:style w:type="paragraph" w:customStyle="1" w:styleId="ListAlpha2">
    <w:name w:val="List Alpha 2"/>
    <w:basedOn w:val="ListAlpha0"/>
    <w:uiPriority w:val="19"/>
    <w:rsid w:val="007C38B8"/>
    <w:pPr>
      <w:numPr>
        <w:ilvl w:val="1"/>
      </w:numPr>
    </w:pPr>
  </w:style>
  <w:style w:type="paragraph" w:customStyle="1" w:styleId="ListAlpha3">
    <w:name w:val="List Alpha 3"/>
    <w:basedOn w:val="ListAlpha0"/>
    <w:uiPriority w:val="19"/>
    <w:rsid w:val="007C38B8"/>
    <w:pPr>
      <w:numPr>
        <w:ilvl w:val="2"/>
      </w:numPr>
    </w:pPr>
  </w:style>
  <w:style w:type="paragraph" w:customStyle="1" w:styleId="ListAlpha4">
    <w:name w:val="List Alpha 4"/>
    <w:basedOn w:val="ListAlpha0"/>
    <w:uiPriority w:val="19"/>
    <w:rsid w:val="007C38B8"/>
    <w:pPr>
      <w:numPr>
        <w:ilvl w:val="3"/>
      </w:numPr>
    </w:pPr>
  </w:style>
  <w:style w:type="paragraph" w:customStyle="1" w:styleId="ListAlpha5">
    <w:name w:val="List Alpha 5"/>
    <w:basedOn w:val="ListAlpha0"/>
    <w:uiPriority w:val="19"/>
    <w:rsid w:val="007C38B8"/>
    <w:pPr>
      <w:numPr>
        <w:ilvl w:val="4"/>
      </w:numPr>
    </w:pPr>
  </w:style>
  <w:style w:type="paragraph" w:customStyle="1" w:styleId="ListAlpha6">
    <w:name w:val="List Alpha 6"/>
    <w:basedOn w:val="ListAlpha0"/>
    <w:uiPriority w:val="19"/>
    <w:rsid w:val="007C38B8"/>
    <w:pPr>
      <w:numPr>
        <w:ilvl w:val="5"/>
      </w:numPr>
    </w:pPr>
  </w:style>
  <w:style w:type="numbering" w:customStyle="1" w:styleId="ListAlpha">
    <w:name w:val="List_Alpha"/>
    <w:uiPriority w:val="99"/>
    <w:rsid w:val="007C38B8"/>
    <w:pPr>
      <w:numPr>
        <w:numId w:val="4"/>
      </w:numPr>
    </w:pPr>
  </w:style>
  <w:style w:type="numbering" w:customStyle="1" w:styleId="ListNbrHeading">
    <w:name w:val="List_NbrHeading"/>
    <w:uiPriority w:val="99"/>
    <w:rsid w:val="005E7363"/>
    <w:pPr>
      <w:numPr>
        <w:numId w:val="6"/>
      </w:numPr>
    </w:pPr>
  </w:style>
  <w:style w:type="paragraph" w:styleId="Title">
    <w:name w:val="Title"/>
    <w:basedOn w:val="Normal"/>
    <w:next w:val="BodyText"/>
    <w:link w:val="TitleChar"/>
    <w:uiPriority w:val="10"/>
    <w:semiHidden/>
    <w:rsid w:val="005D4250"/>
    <w:rPr>
      <w:rFonts w:asciiTheme="majorHAnsi" w:eastAsiaTheme="majorEastAsia" w:hAnsiTheme="majorHAnsi" w:cstheme="majorBidi"/>
      <w:b/>
      <w:color w:val="51247A" w:themeColor="accent1"/>
      <w:sz w:val="72"/>
      <w:szCs w:val="56"/>
    </w:rPr>
  </w:style>
  <w:style w:type="character" w:customStyle="1" w:styleId="TitleChar">
    <w:name w:val="Title Char"/>
    <w:basedOn w:val="DefaultParagraphFont"/>
    <w:link w:val="Title"/>
    <w:uiPriority w:val="10"/>
    <w:semiHidden/>
    <w:rsid w:val="0016241C"/>
    <w:rPr>
      <w:rFonts w:asciiTheme="majorHAnsi" w:eastAsiaTheme="majorEastAsia" w:hAnsiTheme="majorHAnsi" w:cstheme="majorBidi"/>
      <w:b/>
      <w:color w:val="51247A" w:themeColor="accent1"/>
      <w:sz w:val="72"/>
      <w:szCs w:val="56"/>
    </w:rPr>
  </w:style>
  <w:style w:type="paragraph" w:styleId="Subtitle">
    <w:name w:val="Subtitle"/>
    <w:basedOn w:val="Normal"/>
    <w:next w:val="BodyText"/>
    <w:link w:val="SubtitleChar"/>
    <w:uiPriority w:val="11"/>
    <w:semiHidden/>
    <w:rsid w:val="005D4250"/>
    <w:pPr>
      <w:numPr>
        <w:ilvl w:val="1"/>
      </w:numPr>
    </w:pPr>
    <w:rPr>
      <w:rFonts w:eastAsiaTheme="minorEastAsia"/>
      <w:color w:val="51247A" w:themeColor="accent1"/>
      <w:sz w:val="28"/>
    </w:rPr>
  </w:style>
  <w:style w:type="character" w:customStyle="1" w:styleId="SubtitleChar">
    <w:name w:val="Subtitle Char"/>
    <w:basedOn w:val="DefaultParagraphFont"/>
    <w:link w:val="Subtitle"/>
    <w:uiPriority w:val="11"/>
    <w:semiHidden/>
    <w:rsid w:val="0016241C"/>
    <w:rPr>
      <w:rFonts w:eastAsiaTheme="minorEastAsia"/>
      <w:color w:val="51247A" w:themeColor="accent1"/>
      <w:sz w:val="28"/>
    </w:rPr>
  </w:style>
  <w:style w:type="paragraph" w:styleId="TOCHeading">
    <w:name w:val="TOC Heading"/>
    <w:basedOn w:val="Normal"/>
    <w:next w:val="Normal"/>
    <w:uiPriority w:val="39"/>
    <w:semiHidden/>
    <w:rsid w:val="00C474B7"/>
    <w:pPr>
      <w:spacing w:before="360" w:after="240"/>
    </w:pPr>
    <w:rPr>
      <w:color w:val="51247A" w:themeColor="accent1"/>
      <w:sz w:val="36"/>
    </w:rPr>
  </w:style>
  <w:style w:type="paragraph" w:styleId="TOC4">
    <w:name w:val="toc 4"/>
    <w:basedOn w:val="TOC1"/>
    <w:next w:val="Normal"/>
    <w:uiPriority w:val="39"/>
    <w:semiHidden/>
    <w:rsid w:val="00670B05"/>
    <w:pPr>
      <w:tabs>
        <w:tab w:val="left" w:pos="851"/>
      </w:tabs>
      <w:ind w:left="851" w:hanging="851"/>
    </w:pPr>
  </w:style>
  <w:style w:type="paragraph" w:styleId="TOC5">
    <w:name w:val="toc 5"/>
    <w:basedOn w:val="TOC2"/>
    <w:next w:val="Normal"/>
    <w:uiPriority w:val="39"/>
    <w:semiHidden/>
    <w:rsid w:val="00670B05"/>
    <w:pPr>
      <w:tabs>
        <w:tab w:val="left" w:pos="851"/>
      </w:tabs>
      <w:ind w:left="851" w:hanging="851"/>
    </w:pPr>
  </w:style>
  <w:style w:type="paragraph" w:styleId="TOC1">
    <w:name w:val="toc 1"/>
    <w:basedOn w:val="Normal"/>
    <w:next w:val="Normal"/>
    <w:uiPriority w:val="39"/>
    <w:semiHidden/>
    <w:rsid w:val="00B742E4"/>
    <w:pPr>
      <w:tabs>
        <w:tab w:val="right" w:leader="dot" w:pos="9639"/>
      </w:tabs>
      <w:spacing w:before="120" w:after="60"/>
    </w:pPr>
    <w:rPr>
      <w:b/>
    </w:rPr>
  </w:style>
  <w:style w:type="paragraph" w:styleId="TOC6">
    <w:name w:val="toc 6"/>
    <w:basedOn w:val="TOC3"/>
    <w:next w:val="Normal"/>
    <w:uiPriority w:val="39"/>
    <w:semiHidden/>
    <w:rsid w:val="00670B05"/>
    <w:pPr>
      <w:tabs>
        <w:tab w:val="left" w:pos="851"/>
      </w:tabs>
      <w:ind w:left="851" w:hanging="851"/>
    </w:pPr>
  </w:style>
  <w:style w:type="paragraph" w:styleId="Quote">
    <w:name w:val="Quote"/>
    <w:basedOn w:val="BodyText"/>
    <w:next w:val="Normal"/>
    <w:link w:val="QuoteChar"/>
    <w:uiPriority w:val="8"/>
    <w:rsid w:val="00A34437"/>
    <w:pPr>
      <w:spacing w:before="240" w:after="240"/>
      <w:ind w:left="567" w:right="567"/>
    </w:pPr>
    <w:rPr>
      <w:i/>
      <w:iCs/>
      <w:color w:val="51247A" w:themeColor="accent1"/>
    </w:rPr>
  </w:style>
  <w:style w:type="paragraph" w:styleId="TOC2">
    <w:name w:val="toc 2"/>
    <w:basedOn w:val="Normal"/>
    <w:next w:val="Normal"/>
    <w:uiPriority w:val="39"/>
    <w:semiHidden/>
    <w:rsid w:val="00B742E4"/>
    <w:pPr>
      <w:tabs>
        <w:tab w:val="right" w:leader="dot" w:pos="9639"/>
      </w:tabs>
      <w:spacing w:before="60" w:after="60"/>
    </w:pPr>
  </w:style>
  <w:style w:type="paragraph" w:styleId="TOC3">
    <w:name w:val="toc 3"/>
    <w:basedOn w:val="Normal"/>
    <w:next w:val="Normal"/>
    <w:uiPriority w:val="39"/>
    <w:semiHidden/>
    <w:rsid w:val="00B742E4"/>
    <w:pPr>
      <w:tabs>
        <w:tab w:val="right" w:leader="dot" w:pos="9639"/>
      </w:tabs>
      <w:spacing w:before="20" w:after="20"/>
    </w:pPr>
  </w:style>
  <w:style w:type="character" w:customStyle="1" w:styleId="QuoteChar">
    <w:name w:val="Quote Char"/>
    <w:basedOn w:val="DefaultParagraphFont"/>
    <w:link w:val="Quote"/>
    <w:uiPriority w:val="8"/>
    <w:rsid w:val="00A34437"/>
    <w:rPr>
      <w:i/>
      <w:iCs/>
      <w:color w:val="51247A" w:themeColor="accent1"/>
    </w:rPr>
  </w:style>
  <w:style w:type="paragraph" w:styleId="Footer">
    <w:name w:val="footer"/>
    <w:basedOn w:val="Normal"/>
    <w:link w:val="FooterChar"/>
    <w:uiPriority w:val="99"/>
    <w:rsid w:val="0016241C"/>
    <w:pPr>
      <w:tabs>
        <w:tab w:val="left" w:pos="284"/>
      </w:tabs>
    </w:pPr>
    <w:rPr>
      <w:sz w:val="15"/>
    </w:rPr>
  </w:style>
  <w:style w:type="character" w:customStyle="1" w:styleId="FooterChar">
    <w:name w:val="Footer Char"/>
    <w:basedOn w:val="DefaultParagraphFont"/>
    <w:link w:val="Footer"/>
    <w:uiPriority w:val="99"/>
    <w:rsid w:val="0016241C"/>
    <w:rPr>
      <w:sz w:val="15"/>
    </w:rPr>
  </w:style>
  <w:style w:type="paragraph" w:styleId="Header">
    <w:name w:val="header"/>
    <w:basedOn w:val="Normal"/>
    <w:link w:val="HeaderChar"/>
    <w:uiPriority w:val="99"/>
    <w:rsid w:val="00C20C17"/>
    <w:rPr>
      <w:sz w:val="18"/>
    </w:rPr>
  </w:style>
  <w:style w:type="character" w:customStyle="1" w:styleId="HeaderChar">
    <w:name w:val="Header Char"/>
    <w:basedOn w:val="DefaultParagraphFont"/>
    <w:link w:val="Header"/>
    <w:uiPriority w:val="99"/>
    <w:rsid w:val="00C20C17"/>
    <w:rPr>
      <w:sz w:val="18"/>
    </w:rPr>
  </w:style>
  <w:style w:type="table" w:styleId="TableGrid">
    <w:name w:val="Table Grid"/>
    <w:aliases w:val="Table No Border"/>
    <w:basedOn w:val="TableNormal"/>
    <w:uiPriority w:val="39"/>
    <w:rsid w:val="00A34437"/>
    <w:pPr>
      <w:spacing w:after="0" w:line="240" w:lineRule="auto"/>
    </w:pPr>
    <w:tblPr>
      <w:tblCellMar>
        <w:left w:w="0" w:type="dxa"/>
        <w:right w:w="0" w:type="dxa"/>
      </w:tblCellMar>
    </w:tblPr>
  </w:style>
  <w:style w:type="table" w:customStyle="1" w:styleId="TableUQ">
    <w:name w:val="Table UQ"/>
    <w:basedOn w:val="TableNormal"/>
    <w:uiPriority w:val="99"/>
    <w:rsid w:val="009E3FDE"/>
    <w:pPr>
      <w:spacing w:after="0" w:line="240" w:lineRule="auto"/>
    </w:pPr>
    <w:tblPr>
      <w:tblStyleRowBandSize w:val="1"/>
      <w:tblStyleColBandSize w:val="1"/>
      <w:tblBorders>
        <w:top w:val="single" w:sz="4" w:space="0" w:color="51247A" w:themeColor="accent1"/>
        <w:bottom w:val="single" w:sz="4" w:space="0" w:color="51247A" w:themeColor="accent1"/>
        <w:insideH w:val="single" w:sz="4" w:space="0" w:color="51247A" w:themeColor="accent1"/>
      </w:tblBorders>
      <w:tblCellMar>
        <w:left w:w="0" w:type="dxa"/>
        <w:right w:w="0" w:type="dxa"/>
      </w:tblCellMar>
    </w:tblPr>
    <w:tblStylePr w:type="firstRow">
      <w:rPr>
        <w:color w:val="FFFFFF" w:themeColor="background1"/>
      </w:rPr>
      <w:tblPr/>
      <w:tcPr>
        <w:tcBorders>
          <w:top w:val="single" w:sz="4" w:space="0" w:color="51247A" w:themeColor="accent1"/>
          <w:left w:val="single" w:sz="4" w:space="0" w:color="51247A" w:themeColor="accent1"/>
          <w:bottom w:val="single" w:sz="4" w:space="0" w:color="51247A" w:themeColor="accent1"/>
          <w:right w:val="single" w:sz="4" w:space="0" w:color="51247A" w:themeColor="accent1"/>
          <w:insideH w:val="nil"/>
          <w:insideV w:val="single" w:sz="4" w:space="0" w:color="51247A" w:themeColor="accent1"/>
          <w:tl2br w:val="nil"/>
          <w:tr2bl w:val="nil"/>
        </w:tcBorders>
        <w:shd w:val="clear" w:color="auto" w:fill="51247A" w:themeFill="accent1"/>
      </w:tcPr>
    </w:tblStylePr>
    <w:tblStylePr w:type="lastRow">
      <w:tblPr/>
      <w:tcPr>
        <w:shd w:val="clear" w:color="auto" w:fill="F7F5F4" w:themeFill="accent6" w:themeFillTint="33"/>
      </w:tcPr>
    </w:tblStylePr>
    <w:tblStylePr w:type="firstCol">
      <w:rPr>
        <w:color w:val="FFFFFF" w:themeColor="background1"/>
      </w:rPr>
      <w:tblPr/>
      <w:tcPr>
        <w:tcBorders>
          <w:insideH w:val="single" w:sz="4" w:space="0" w:color="FFFFFF" w:themeColor="background1"/>
        </w:tcBorders>
        <w:shd w:val="clear" w:color="auto" w:fill="51247A" w:themeFill="accent1"/>
      </w:tcPr>
    </w:tblStylePr>
    <w:tblStylePr w:type="lastCol">
      <w:tblPr/>
      <w:tcPr>
        <w:shd w:val="clear" w:color="auto" w:fill="F7F5F4" w:themeFill="accent6" w:themeFillTint="33"/>
      </w:tcPr>
    </w:tblStylePr>
    <w:tblStylePr w:type="band2Vert">
      <w:tblPr/>
      <w:tcPr>
        <w:shd w:val="clear" w:color="auto" w:fill="F7F5F4" w:themeFill="accent6" w:themeFillTint="33"/>
      </w:tcPr>
    </w:tblStylePr>
    <w:tblStylePr w:type="band2Horz">
      <w:tblPr/>
      <w:tcPr>
        <w:shd w:val="clear" w:color="auto" w:fill="F7F5F4" w:themeFill="accent6" w:themeFillTint="33"/>
      </w:tcPr>
    </w:tblStylePr>
  </w:style>
  <w:style w:type="table" w:customStyle="1" w:styleId="TableUQLined">
    <w:name w:val="Table UQ Lined"/>
    <w:basedOn w:val="TableNormal"/>
    <w:uiPriority w:val="99"/>
    <w:rsid w:val="009E3FDE"/>
    <w:pPr>
      <w:spacing w:after="0" w:line="240" w:lineRule="auto"/>
    </w:pPr>
    <w:tblPr>
      <w:tblStyleRowBandSize w:val="1"/>
      <w:tblStyleColBandSize w:val="1"/>
      <w:tblBorders>
        <w:top w:val="single" w:sz="4" w:space="0" w:color="51247A" w:themeColor="accent1"/>
        <w:bottom w:val="single" w:sz="18" w:space="0" w:color="51247A" w:themeColor="accent1"/>
        <w:insideH w:val="single" w:sz="4" w:space="0" w:color="51247A" w:themeColor="accent1"/>
      </w:tblBorders>
      <w:tblCellMar>
        <w:left w:w="0" w:type="dxa"/>
        <w:right w:w="0" w:type="dxa"/>
      </w:tblCellMar>
    </w:tblPr>
    <w:tblStylePr w:type="firstRow">
      <w:tblPr/>
      <w:tcPr>
        <w:tcBorders>
          <w:top w:val="single" w:sz="18" w:space="0" w:color="51247A" w:themeColor="accent1"/>
          <w:left w:val="nil"/>
          <w:bottom w:val="single" w:sz="18" w:space="0" w:color="51247A" w:themeColor="accent1"/>
          <w:right w:val="nil"/>
          <w:insideH w:val="nil"/>
          <w:insideV w:val="nil"/>
          <w:tl2br w:val="nil"/>
          <w:tr2bl w:val="nil"/>
        </w:tcBorders>
      </w:tcPr>
    </w:tblStylePr>
    <w:tblStylePr w:type="lastRow">
      <w:rPr>
        <w:b/>
      </w:rPr>
      <w:tblPr/>
      <w:tcPr>
        <w:shd w:val="clear" w:color="auto" w:fill="F7F5F4" w:themeFill="accent6" w:themeFillTint="33"/>
      </w:tcPr>
    </w:tblStylePr>
    <w:tblStylePr w:type="lastCol">
      <w:tblPr/>
      <w:tcPr>
        <w:shd w:val="clear" w:color="auto" w:fill="F7F5F4" w:themeFill="accent6" w:themeFillTint="33"/>
      </w:tcPr>
    </w:tblStylePr>
    <w:tblStylePr w:type="band2Vert">
      <w:tblPr/>
      <w:tcPr>
        <w:shd w:val="clear" w:color="auto" w:fill="F7F5F4" w:themeFill="accent6" w:themeFillTint="33"/>
      </w:tcPr>
    </w:tblStylePr>
    <w:tblStylePr w:type="band2Horz">
      <w:tblPr/>
      <w:tcPr>
        <w:shd w:val="clear" w:color="auto" w:fill="F7F5F4" w:themeFill="accent6" w:themeFillTint="33"/>
      </w:tcPr>
    </w:tblStylePr>
  </w:style>
  <w:style w:type="paragraph" w:customStyle="1" w:styleId="TableText">
    <w:name w:val="Table Text"/>
    <w:basedOn w:val="Normal"/>
    <w:uiPriority w:val="3"/>
    <w:qFormat/>
    <w:rsid w:val="00B025B0"/>
    <w:pPr>
      <w:spacing w:before="60" w:after="60"/>
      <w:ind w:left="113" w:right="113"/>
    </w:pPr>
  </w:style>
  <w:style w:type="paragraph" w:customStyle="1" w:styleId="TableHeading">
    <w:name w:val="Table Heading"/>
    <w:basedOn w:val="TableText"/>
    <w:uiPriority w:val="3"/>
    <w:qFormat/>
    <w:rsid w:val="00B025B0"/>
    <w:rPr>
      <w:b/>
    </w:rPr>
  </w:style>
  <w:style w:type="paragraph" w:customStyle="1" w:styleId="TableBullet">
    <w:name w:val="Table Bullet"/>
    <w:basedOn w:val="TableText"/>
    <w:uiPriority w:val="4"/>
    <w:qFormat/>
    <w:rsid w:val="00B025B0"/>
    <w:pPr>
      <w:numPr>
        <w:numId w:val="7"/>
      </w:numPr>
    </w:pPr>
  </w:style>
  <w:style w:type="paragraph" w:customStyle="1" w:styleId="TableBullet2">
    <w:name w:val="Table Bullet 2"/>
    <w:basedOn w:val="TableBullet"/>
    <w:uiPriority w:val="19"/>
    <w:rsid w:val="00B025B0"/>
    <w:pPr>
      <w:numPr>
        <w:ilvl w:val="1"/>
      </w:numPr>
    </w:pPr>
  </w:style>
  <w:style w:type="paragraph" w:customStyle="1" w:styleId="TableNumber">
    <w:name w:val="Table Number"/>
    <w:basedOn w:val="TableText"/>
    <w:uiPriority w:val="4"/>
    <w:qFormat/>
    <w:rsid w:val="00B025B0"/>
    <w:pPr>
      <w:numPr>
        <w:numId w:val="8"/>
      </w:numPr>
    </w:pPr>
  </w:style>
  <w:style w:type="paragraph" w:customStyle="1" w:styleId="TableNumber2">
    <w:name w:val="Table Number 2"/>
    <w:basedOn w:val="TableNumber"/>
    <w:uiPriority w:val="19"/>
    <w:rsid w:val="00B025B0"/>
    <w:pPr>
      <w:numPr>
        <w:ilvl w:val="1"/>
      </w:numPr>
    </w:pPr>
  </w:style>
  <w:style w:type="numbering" w:customStyle="1" w:styleId="ListTableBullet">
    <w:name w:val="List_TableBullet"/>
    <w:uiPriority w:val="99"/>
    <w:rsid w:val="00B025B0"/>
    <w:pPr>
      <w:numPr>
        <w:numId w:val="7"/>
      </w:numPr>
    </w:pPr>
  </w:style>
  <w:style w:type="numbering" w:customStyle="1" w:styleId="ListTableNumber">
    <w:name w:val="List_TableNumber"/>
    <w:uiPriority w:val="99"/>
    <w:rsid w:val="00B025B0"/>
    <w:pPr>
      <w:numPr>
        <w:numId w:val="8"/>
      </w:numPr>
    </w:pPr>
  </w:style>
  <w:style w:type="paragraph" w:customStyle="1" w:styleId="CoverDetails">
    <w:name w:val="Cover Details"/>
    <w:basedOn w:val="Normal"/>
    <w:next w:val="BodyText"/>
    <w:uiPriority w:val="12"/>
    <w:semiHidden/>
    <w:rsid w:val="005D4250"/>
    <w:rPr>
      <w:b/>
      <w:color w:val="51247A" w:themeColor="accent1"/>
      <w:sz w:val="28"/>
    </w:rPr>
  </w:style>
  <w:style w:type="paragraph" w:customStyle="1" w:styleId="AppendixH2">
    <w:name w:val="Appendix H2"/>
    <w:basedOn w:val="Heading2"/>
    <w:next w:val="BodyText"/>
    <w:uiPriority w:val="14"/>
    <w:semiHidden/>
    <w:qFormat/>
    <w:rsid w:val="00C474B7"/>
    <w:pPr>
      <w:numPr>
        <w:ilvl w:val="1"/>
        <w:numId w:val="14"/>
      </w:numPr>
    </w:pPr>
  </w:style>
  <w:style w:type="paragraph" w:customStyle="1" w:styleId="AppendixH3">
    <w:name w:val="Appendix H3"/>
    <w:basedOn w:val="Heading3"/>
    <w:next w:val="BodyText"/>
    <w:uiPriority w:val="14"/>
    <w:semiHidden/>
    <w:qFormat/>
    <w:rsid w:val="00C474B7"/>
    <w:pPr>
      <w:numPr>
        <w:ilvl w:val="2"/>
        <w:numId w:val="14"/>
      </w:numPr>
    </w:pPr>
  </w:style>
  <w:style w:type="numbering" w:customStyle="1" w:styleId="ListAppendix">
    <w:name w:val="List_Appendix"/>
    <w:uiPriority w:val="99"/>
    <w:rsid w:val="00C474B7"/>
    <w:pPr>
      <w:numPr>
        <w:numId w:val="9"/>
      </w:numPr>
    </w:pPr>
  </w:style>
  <w:style w:type="paragraph" w:styleId="TOC8">
    <w:name w:val="toc 8"/>
    <w:basedOn w:val="TOC2"/>
    <w:next w:val="Normal"/>
    <w:uiPriority w:val="39"/>
    <w:semiHidden/>
    <w:rsid w:val="00B742E4"/>
    <w:pPr>
      <w:tabs>
        <w:tab w:val="left" w:pos="1701"/>
      </w:tabs>
    </w:pPr>
  </w:style>
  <w:style w:type="paragraph" w:styleId="TableofFigures">
    <w:name w:val="table of figures"/>
    <w:basedOn w:val="Normal"/>
    <w:next w:val="Normal"/>
    <w:uiPriority w:val="99"/>
    <w:semiHidden/>
    <w:rsid w:val="00B742E4"/>
    <w:pPr>
      <w:tabs>
        <w:tab w:val="left" w:pos="1134"/>
        <w:tab w:val="right" w:leader="dot" w:pos="9628"/>
      </w:tabs>
      <w:spacing w:before="60" w:after="60"/>
      <w:ind w:left="1134" w:hanging="1134"/>
    </w:pPr>
  </w:style>
  <w:style w:type="character" w:styleId="Hyperlink">
    <w:name w:val="Hyperlink"/>
    <w:basedOn w:val="DefaultParagraphFont"/>
    <w:uiPriority w:val="99"/>
    <w:rsid w:val="00B742E4"/>
    <w:rPr>
      <w:color w:val="51247A" w:themeColor="hyperlink"/>
      <w:u w:val="single"/>
    </w:rPr>
  </w:style>
  <w:style w:type="numbering" w:customStyle="1" w:styleId="ListNumberedHeadings">
    <w:name w:val="List_NumberedHeadings"/>
    <w:uiPriority w:val="99"/>
    <w:rsid w:val="006C0E44"/>
    <w:pPr>
      <w:numPr>
        <w:numId w:val="10"/>
      </w:numPr>
    </w:pPr>
  </w:style>
  <w:style w:type="character" w:customStyle="1" w:styleId="Heading9Char">
    <w:name w:val="Heading 9 Char"/>
    <w:aliases w:val="Appendix H11 Char"/>
    <w:basedOn w:val="DefaultParagraphFont"/>
    <w:link w:val="Heading9"/>
    <w:uiPriority w:val="12"/>
    <w:semiHidden/>
    <w:rsid w:val="0016241C"/>
    <w:rPr>
      <w:b/>
      <w:iCs/>
      <w:color w:val="51247A" w:themeColor="accent1"/>
      <w:sz w:val="64"/>
      <w:szCs w:val="21"/>
    </w:rPr>
  </w:style>
  <w:style w:type="paragraph" w:styleId="FootnoteText">
    <w:name w:val="footnote text"/>
    <w:basedOn w:val="Normal"/>
    <w:link w:val="FootnoteTextChar"/>
    <w:uiPriority w:val="99"/>
    <w:rsid w:val="00B13955"/>
    <w:pPr>
      <w:tabs>
        <w:tab w:val="left" w:pos="284"/>
      </w:tabs>
      <w:ind w:left="284" w:hanging="284"/>
    </w:pPr>
    <w:rPr>
      <w:sz w:val="16"/>
      <w:szCs w:val="20"/>
    </w:rPr>
  </w:style>
  <w:style w:type="character" w:customStyle="1" w:styleId="FootnoteTextChar">
    <w:name w:val="Footnote Text Char"/>
    <w:basedOn w:val="DefaultParagraphFont"/>
    <w:link w:val="FootnoteText"/>
    <w:uiPriority w:val="99"/>
    <w:rsid w:val="00B13955"/>
    <w:rPr>
      <w:sz w:val="16"/>
      <w:szCs w:val="20"/>
    </w:rPr>
  </w:style>
  <w:style w:type="character" w:styleId="FootnoteReference">
    <w:name w:val="footnote reference"/>
    <w:basedOn w:val="DefaultParagraphFont"/>
    <w:uiPriority w:val="99"/>
    <w:semiHidden/>
    <w:rsid w:val="00C20C17"/>
    <w:rPr>
      <w:vertAlign w:val="superscript"/>
    </w:rPr>
  </w:style>
  <w:style w:type="character" w:styleId="FollowedHyperlink">
    <w:name w:val="FollowedHyperlink"/>
    <w:basedOn w:val="DefaultParagraphFont"/>
    <w:uiPriority w:val="15"/>
    <w:rsid w:val="00670B05"/>
    <w:rPr>
      <w:color w:val="51247A" w:themeColor="followedHyperlink"/>
      <w:u w:val="single"/>
    </w:rPr>
  </w:style>
  <w:style w:type="paragraph" w:customStyle="1" w:styleId="DividerTitle">
    <w:name w:val="Divider Title"/>
    <w:basedOn w:val="Normal"/>
    <w:uiPriority w:val="19"/>
    <w:semiHidden/>
    <w:qFormat/>
    <w:rsid w:val="00716942"/>
    <w:pPr>
      <w:spacing w:line="216" w:lineRule="auto"/>
    </w:pPr>
    <w:rPr>
      <w:color w:val="51247A" w:themeColor="accent1"/>
      <w:sz w:val="60"/>
    </w:rPr>
  </w:style>
  <w:style w:type="paragraph" w:customStyle="1" w:styleId="SectionTitleNumbered">
    <w:name w:val="Section Title Numbered"/>
    <w:basedOn w:val="Normal"/>
    <w:uiPriority w:val="19"/>
    <w:semiHidden/>
    <w:qFormat/>
    <w:rsid w:val="00614669"/>
    <w:pPr>
      <w:numPr>
        <w:numId w:val="13"/>
      </w:numPr>
      <w:spacing w:before="120"/>
    </w:pPr>
    <w:rPr>
      <w:color w:val="51247A" w:themeColor="accent1"/>
      <w:sz w:val="48"/>
    </w:rPr>
  </w:style>
  <w:style w:type="numbering" w:customStyle="1" w:styleId="ListSectionTitle">
    <w:name w:val="List_SectionTitle"/>
    <w:uiPriority w:val="99"/>
    <w:rsid w:val="00614669"/>
    <w:pPr>
      <w:numPr>
        <w:numId w:val="12"/>
      </w:numPr>
    </w:pPr>
  </w:style>
  <w:style w:type="paragraph" w:customStyle="1" w:styleId="Sectiontext">
    <w:name w:val="Section text"/>
    <w:basedOn w:val="Normal"/>
    <w:uiPriority w:val="19"/>
    <w:semiHidden/>
    <w:qFormat/>
    <w:rsid w:val="004972A0"/>
    <w:pPr>
      <w:spacing w:after="120" w:line="252" w:lineRule="auto"/>
      <w:ind w:right="7795"/>
    </w:pPr>
    <w:rPr>
      <w:sz w:val="18"/>
    </w:rPr>
  </w:style>
  <w:style w:type="paragraph" w:customStyle="1" w:styleId="DividerSectionTitle">
    <w:name w:val="Divider Section Title"/>
    <w:basedOn w:val="Normal"/>
    <w:uiPriority w:val="19"/>
    <w:semiHidden/>
    <w:qFormat/>
    <w:rsid w:val="00614669"/>
    <w:rPr>
      <w:b/>
      <w:color w:val="51247A" w:themeColor="accent1"/>
      <w:sz w:val="48"/>
    </w:rPr>
  </w:style>
  <w:style w:type="paragraph" w:customStyle="1" w:styleId="SectionNumberOnly">
    <w:name w:val="Section Number Only"/>
    <w:basedOn w:val="Normal"/>
    <w:uiPriority w:val="19"/>
    <w:semiHidden/>
    <w:qFormat/>
    <w:rsid w:val="00614669"/>
    <w:pPr>
      <w:numPr>
        <w:ilvl w:val="1"/>
        <w:numId w:val="13"/>
      </w:numPr>
      <w:spacing w:after="120"/>
    </w:pPr>
    <w:rPr>
      <w:color w:val="E62645" w:themeColor="accent2"/>
      <w:sz w:val="72"/>
    </w:rPr>
  </w:style>
  <w:style w:type="character" w:styleId="CommentReference">
    <w:name w:val="annotation reference"/>
    <w:basedOn w:val="DefaultParagraphFont"/>
    <w:uiPriority w:val="99"/>
    <w:semiHidden/>
    <w:unhideWhenUsed/>
    <w:rsid w:val="000B3E75"/>
    <w:rPr>
      <w:sz w:val="16"/>
      <w:szCs w:val="16"/>
    </w:rPr>
  </w:style>
  <w:style w:type="paragraph" w:styleId="CommentText">
    <w:name w:val="annotation text"/>
    <w:basedOn w:val="Normal"/>
    <w:link w:val="CommentTextChar"/>
    <w:uiPriority w:val="99"/>
    <w:semiHidden/>
    <w:unhideWhenUsed/>
    <w:rsid w:val="000B3E75"/>
    <w:rPr>
      <w:szCs w:val="20"/>
    </w:rPr>
  </w:style>
  <w:style w:type="character" w:customStyle="1" w:styleId="CommentTextChar">
    <w:name w:val="Comment Text Char"/>
    <w:basedOn w:val="DefaultParagraphFont"/>
    <w:link w:val="CommentText"/>
    <w:uiPriority w:val="99"/>
    <w:semiHidden/>
    <w:rsid w:val="000B3E75"/>
    <w:rPr>
      <w:sz w:val="20"/>
      <w:szCs w:val="20"/>
    </w:rPr>
  </w:style>
  <w:style w:type="paragraph" w:styleId="CommentSubject">
    <w:name w:val="annotation subject"/>
    <w:basedOn w:val="CommentText"/>
    <w:next w:val="CommentText"/>
    <w:link w:val="CommentSubjectChar"/>
    <w:uiPriority w:val="99"/>
    <w:semiHidden/>
    <w:unhideWhenUsed/>
    <w:rsid w:val="000B3E75"/>
    <w:rPr>
      <w:b/>
      <w:bCs/>
    </w:rPr>
  </w:style>
  <w:style w:type="character" w:customStyle="1" w:styleId="CommentSubjectChar">
    <w:name w:val="Comment Subject Char"/>
    <w:basedOn w:val="CommentTextChar"/>
    <w:link w:val="CommentSubject"/>
    <w:uiPriority w:val="99"/>
    <w:semiHidden/>
    <w:rsid w:val="000B3E75"/>
    <w:rPr>
      <w:b/>
      <w:bCs/>
      <w:sz w:val="20"/>
      <w:szCs w:val="20"/>
    </w:rPr>
  </w:style>
  <w:style w:type="paragraph" w:styleId="BalloonText">
    <w:name w:val="Balloon Text"/>
    <w:basedOn w:val="Normal"/>
    <w:link w:val="BalloonTextChar"/>
    <w:uiPriority w:val="99"/>
    <w:semiHidden/>
    <w:unhideWhenUsed/>
    <w:rsid w:val="000B3E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E75"/>
    <w:rPr>
      <w:rFonts w:ascii="Segoe UI" w:hAnsi="Segoe UI" w:cs="Segoe UI"/>
      <w:sz w:val="18"/>
      <w:szCs w:val="18"/>
    </w:rPr>
  </w:style>
  <w:style w:type="paragraph" w:customStyle="1" w:styleId="BackCoverDetails">
    <w:name w:val="Back Cover Details"/>
    <w:basedOn w:val="Normal"/>
    <w:uiPriority w:val="20"/>
    <w:semiHidden/>
    <w:qFormat/>
    <w:rsid w:val="00D32971"/>
    <w:pPr>
      <w:tabs>
        <w:tab w:val="left" w:pos="851"/>
      </w:tabs>
      <w:spacing w:before="240" w:after="240"/>
      <w:ind w:left="425"/>
    </w:pPr>
    <w:rPr>
      <w:bCs/>
      <w:color w:val="FFFFFF" w:themeColor="background1"/>
      <w:sz w:val="24"/>
      <w:lang w:val="en-US"/>
    </w:rPr>
  </w:style>
  <w:style w:type="character" w:customStyle="1" w:styleId="UnresolvedMention1">
    <w:name w:val="Unresolved Mention1"/>
    <w:basedOn w:val="DefaultParagraphFont"/>
    <w:uiPriority w:val="99"/>
    <w:semiHidden/>
    <w:unhideWhenUsed/>
    <w:rsid w:val="00D32971"/>
    <w:rPr>
      <w:color w:val="605E5C"/>
      <w:shd w:val="clear" w:color="auto" w:fill="E1DFDD"/>
    </w:rPr>
  </w:style>
  <w:style w:type="paragraph" w:customStyle="1" w:styleId="ReferenceText">
    <w:name w:val="Reference Text"/>
    <w:basedOn w:val="Normal"/>
    <w:uiPriority w:val="8"/>
    <w:qFormat/>
    <w:rsid w:val="006E71A4"/>
    <w:pPr>
      <w:spacing w:before="120" w:after="120" w:line="264" w:lineRule="auto"/>
      <w:ind w:left="425" w:hanging="425"/>
    </w:pPr>
    <w:rPr>
      <w:lang w:eastAsia="en-AU"/>
    </w:rPr>
  </w:style>
  <w:style w:type="table" w:customStyle="1" w:styleId="TableGrid1">
    <w:name w:val="Table Grid1"/>
    <w:basedOn w:val="TableNormal"/>
    <w:next w:val="TableGrid"/>
    <w:uiPriority w:val="39"/>
    <w:rsid w:val="00A1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4F3B"/>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283C2B"/>
  </w:style>
  <w:style w:type="character" w:customStyle="1" w:styleId="eop">
    <w:name w:val="eop"/>
    <w:basedOn w:val="DefaultParagraphFont"/>
    <w:rsid w:val="00283C2B"/>
  </w:style>
  <w:style w:type="table" w:styleId="GridTable1Light">
    <w:name w:val="Grid Table 1 Light"/>
    <w:basedOn w:val="TableNormal"/>
    <w:uiPriority w:val="46"/>
    <w:rsid w:val="006A5B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A5B8C"/>
    <w:pPr>
      <w:spacing w:after="0" w:line="240" w:lineRule="auto"/>
    </w:pPr>
    <w:tblPr>
      <w:tblStyleRowBandSize w:val="1"/>
      <w:tblStyleColBandSize w:val="1"/>
      <w:tblBorders>
        <w:top w:val="single" w:sz="4" w:space="0" w:color="BA92DF" w:themeColor="accent1" w:themeTint="66"/>
        <w:left w:val="single" w:sz="4" w:space="0" w:color="BA92DF" w:themeColor="accent1" w:themeTint="66"/>
        <w:bottom w:val="single" w:sz="4" w:space="0" w:color="BA92DF" w:themeColor="accent1" w:themeTint="66"/>
        <w:right w:val="single" w:sz="4" w:space="0" w:color="BA92DF" w:themeColor="accent1" w:themeTint="66"/>
        <w:insideH w:val="single" w:sz="4" w:space="0" w:color="BA92DF" w:themeColor="accent1" w:themeTint="66"/>
        <w:insideV w:val="single" w:sz="4" w:space="0" w:color="BA92DF" w:themeColor="accent1" w:themeTint="66"/>
      </w:tblBorders>
    </w:tblPr>
    <w:tblStylePr w:type="firstRow">
      <w:rPr>
        <w:b/>
        <w:bCs/>
      </w:rPr>
      <w:tblPr/>
      <w:tcPr>
        <w:tcBorders>
          <w:bottom w:val="single" w:sz="12" w:space="0" w:color="975BCE" w:themeColor="accent1" w:themeTint="99"/>
        </w:tcBorders>
      </w:tcPr>
    </w:tblStylePr>
    <w:tblStylePr w:type="lastRow">
      <w:rPr>
        <w:b/>
        <w:bCs/>
      </w:rPr>
      <w:tblPr/>
      <w:tcPr>
        <w:tcBorders>
          <w:top w:val="double" w:sz="2" w:space="0" w:color="975BCE"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6A5B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C8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24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24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24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247A" w:themeFill="accent1"/>
      </w:tcPr>
    </w:tblStylePr>
    <w:tblStylePr w:type="band1Vert">
      <w:tblPr/>
      <w:tcPr>
        <w:shd w:val="clear" w:color="auto" w:fill="BA92DF" w:themeFill="accent1" w:themeFillTint="66"/>
      </w:tcPr>
    </w:tblStylePr>
    <w:tblStylePr w:type="band1Horz">
      <w:tblPr/>
      <w:tcPr>
        <w:shd w:val="clear" w:color="auto" w:fill="BA92DF" w:themeFill="accent1" w:themeFillTint="66"/>
      </w:tcPr>
    </w:tblStylePr>
  </w:style>
  <w:style w:type="numbering" w:customStyle="1" w:styleId="ListParagraph0">
    <w:name w:val="List Paragraph0"/>
    <w:uiPriority w:val="99"/>
    <w:rsid w:val="002F0BAA"/>
    <w:pPr>
      <w:numPr>
        <w:numId w:val="38"/>
      </w:numPr>
    </w:pPr>
  </w:style>
  <w:style w:type="character" w:styleId="UnresolvedMention">
    <w:name w:val="Unresolved Mention"/>
    <w:basedOn w:val="DefaultParagraphFont"/>
    <w:uiPriority w:val="99"/>
    <w:semiHidden/>
    <w:unhideWhenUsed/>
    <w:rsid w:val="00957344"/>
    <w:rPr>
      <w:color w:val="605E5C"/>
      <w:shd w:val="clear" w:color="auto" w:fill="E1DFDD"/>
    </w:rPr>
  </w:style>
  <w:style w:type="paragraph" w:styleId="Revision">
    <w:name w:val="Revision"/>
    <w:hidden/>
    <w:uiPriority w:val="99"/>
    <w:semiHidden/>
    <w:rsid w:val="007850E3"/>
    <w:pPr>
      <w:spacing w:after="0" w:line="240" w:lineRule="auto"/>
    </w:pPr>
    <w:rPr>
      <w:sz w:val="20"/>
    </w:rPr>
  </w:style>
  <w:style w:type="character" w:styleId="Strong">
    <w:name w:val="Strong"/>
    <w:basedOn w:val="DefaultParagraphFont"/>
    <w:uiPriority w:val="22"/>
    <w:qFormat/>
    <w:rsid w:val="008421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6288">
      <w:bodyDiv w:val="1"/>
      <w:marLeft w:val="0"/>
      <w:marRight w:val="0"/>
      <w:marTop w:val="0"/>
      <w:marBottom w:val="0"/>
      <w:divBdr>
        <w:top w:val="none" w:sz="0" w:space="0" w:color="auto"/>
        <w:left w:val="none" w:sz="0" w:space="0" w:color="auto"/>
        <w:bottom w:val="none" w:sz="0" w:space="0" w:color="auto"/>
        <w:right w:val="none" w:sz="0" w:space="0" w:color="auto"/>
      </w:divBdr>
    </w:div>
    <w:div w:id="123087077">
      <w:bodyDiv w:val="1"/>
      <w:marLeft w:val="0"/>
      <w:marRight w:val="0"/>
      <w:marTop w:val="0"/>
      <w:marBottom w:val="0"/>
      <w:divBdr>
        <w:top w:val="none" w:sz="0" w:space="0" w:color="auto"/>
        <w:left w:val="none" w:sz="0" w:space="0" w:color="auto"/>
        <w:bottom w:val="none" w:sz="0" w:space="0" w:color="auto"/>
        <w:right w:val="none" w:sz="0" w:space="0" w:color="auto"/>
      </w:divBdr>
    </w:div>
    <w:div w:id="401099869">
      <w:bodyDiv w:val="1"/>
      <w:marLeft w:val="0"/>
      <w:marRight w:val="0"/>
      <w:marTop w:val="0"/>
      <w:marBottom w:val="0"/>
      <w:divBdr>
        <w:top w:val="none" w:sz="0" w:space="0" w:color="auto"/>
        <w:left w:val="none" w:sz="0" w:space="0" w:color="auto"/>
        <w:bottom w:val="none" w:sz="0" w:space="0" w:color="auto"/>
        <w:right w:val="none" w:sz="0" w:space="0" w:color="auto"/>
      </w:divBdr>
      <w:divsChild>
        <w:div w:id="642585595">
          <w:marLeft w:val="0"/>
          <w:marRight w:val="0"/>
          <w:marTop w:val="0"/>
          <w:marBottom w:val="0"/>
          <w:divBdr>
            <w:top w:val="none" w:sz="0" w:space="0" w:color="auto"/>
            <w:left w:val="none" w:sz="0" w:space="0" w:color="auto"/>
            <w:bottom w:val="none" w:sz="0" w:space="0" w:color="auto"/>
            <w:right w:val="none" w:sz="0" w:space="0" w:color="auto"/>
          </w:divBdr>
          <w:divsChild>
            <w:div w:id="1510484225">
              <w:marLeft w:val="0"/>
              <w:marRight w:val="0"/>
              <w:marTop w:val="0"/>
              <w:marBottom w:val="0"/>
              <w:divBdr>
                <w:top w:val="none" w:sz="0" w:space="0" w:color="auto"/>
                <w:left w:val="none" w:sz="0" w:space="0" w:color="auto"/>
                <w:bottom w:val="none" w:sz="0" w:space="0" w:color="auto"/>
                <w:right w:val="none" w:sz="0" w:space="0" w:color="auto"/>
              </w:divBdr>
              <w:divsChild>
                <w:div w:id="8926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32701">
      <w:bodyDiv w:val="1"/>
      <w:marLeft w:val="0"/>
      <w:marRight w:val="0"/>
      <w:marTop w:val="0"/>
      <w:marBottom w:val="0"/>
      <w:divBdr>
        <w:top w:val="none" w:sz="0" w:space="0" w:color="auto"/>
        <w:left w:val="none" w:sz="0" w:space="0" w:color="auto"/>
        <w:bottom w:val="none" w:sz="0" w:space="0" w:color="auto"/>
        <w:right w:val="none" w:sz="0" w:space="0" w:color="auto"/>
      </w:divBdr>
    </w:div>
    <w:div w:id="455608642">
      <w:bodyDiv w:val="1"/>
      <w:marLeft w:val="0"/>
      <w:marRight w:val="0"/>
      <w:marTop w:val="0"/>
      <w:marBottom w:val="0"/>
      <w:divBdr>
        <w:top w:val="none" w:sz="0" w:space="0" w:color="auto"/>
        <w:left w:val="none" w:sz="0" w:space="0" w:color="auto"/>
        <w:bottom w:val="none" w:sz="0" w:space="0" w:color="auto"/>
        <w:right w:val="none" w:sz="0" w:space="0" w:color="auto"/>
      </w:divBdr>
    </w:div>
    <w:div w:id="471488404">
      <w:bodyDiv w:val="1"/>
      <w:marLeft w:val="0"/>
      <w:marRight w:val="0"/>
      <w:marTop w:val="0"/>
      <w:marBottom w:val="0"/>
      <w:divBdr>
        <w:top w:val="none" w:sz="0" w:space="0" w:color="auto"/>
        <w:left w:val="none" w:sz="0" w:space="0" w:color="auto"/>
        <w:bottom w:val="none" w:sz="0" w:space="0" w:color="auto"/>
        <w:right w:val="none" w:sz="0" w:space="0" w:color="auto"/>
      </w:divBdr>
    </w:div>
    <w:div w:id="482309713">
      <w:bodyDiv w:val="1"/>
      <w:marLeft w:val="0"/>
      <w:marRight w:val="0"/>
      <w:marTop w:val="0"/>
      <w:marBottom w:val="0"/>
      <w:divBdr>
        <w:top w:val="none" w:sz="0" w:space="0" w:color="auto"/>
        <w:left w:val="none" w:sz="0" w:space="0" w:color="auto"/>
        <w:bottom w:val="none" w:sz="0" w:space="0" w:color="auto"/>
        <w:right w:val="none" w:sz="0" w:space="0" w:color="auto"/>
      </w:divBdr>
      <w:divsChild>
        <w:div w:id="491868527">
          <w:marLeft w:val="0"/>
          <w:marRight w:val="0"/>
          <w:marTop w:val="0"/>
          <w:marBottom w:val="0"/>
          <w:divBdr>
            <w:top w:val="none" w:sz="0" w:space="0" w:color="auto"/>
            <w:left w:val="none" w:sz="0" w:space="0" w:color="auto"/>
            <w:bottom w:val="none" w:sz="0" w:space="0" w:color="auto"/>
            <w:right w:val="none" w:sz="0" w:space="0" w:color="auto"/>
          </w:divBdr>
          <w:divsChild>
            <w:div w:id="53164410">
              <w:marLeft w:val="0"/>
              <w:marRight w:val="0"/>
              <w:marTop w:val="0"/>
              <w:marBottom w:val="0"/>
              <w:divBdr>
                <w:top w:val="none" w:sz="0" w:space="0" w:color="auto"/>
                <w:left w:val="none" w:sz="0" w:space="0" w:color="auto"/>
                <w:bottom w:val="none" w:sz="0" w:space="0" w:color="auto"/>
                <w:right w:val="none" w:sz="0" w:space="0" w:color="auto"/>
              </w:divBdr>
              <w:divsChild>
                <w:div w:id="7002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50047">
      <w:bodyDiv w:val="1"/>
      <w:marLeft w:val="0"/>
      <w:marRight w:val="0"/>
      <w:marTop w:val="0"/>
      <w:marBottom w:val="0"/>
      <w:divBdr>
        <w:top w:val="none" w:sz="0" w:space="0" w:color="auto"/>
        <w:left w:val="none" w:sz="0" w:space="0" w:color="auto"/>
        <w:bottom w:val="none" w:sz="0" w:space="0" w:color="auto"/>
        <w:right w:val="none" w:sz="0" w:space="0" w:color="auto"/>
      </w:divBdr>
    </w:div>
    <w:div w:id="549608984">
      <w:bodyDiv w:val="1"/>
      <w:marLeft w:val="0"/>
      <w:marRight w:val="0"/>
      <w:marTop w:val="0"/>
      <w:marBottom w:val="0"/>
      <w:divBdr>
        <w:top w:val="none" w:sz="0" w:space="0" w:color="auto"/>
        <w:left w:val="none" w:sz="0" w:space="0" w:color="auto"/>
        <w:bottom w:val="none" w:sz="0" w:space="0" w:color="auto"/>
        <w:right w:val="none" w:sz="0" w:space="0" w:color="auto"/>
      </w:divBdr>
    </w:div>
    <w:div w:id="575674670">
      <w:bodyDiv w:val="1"/>
      <w:marLeft w:val="0"/>
      <w:marRight w:val="0"/>
      <w:marTop w:val="0"/>
      <w:marBottom w:val="0"/>
      <w:divBdr>
        <w:top w:val="none" w:sz="0" w:space="0" w:color="auto"/>
        <w:left w:val="none" w:sz="0" w:space="0" w:color="auto"/>
        <w:bottom w:val="none" w:sz="0" w:space="0" w:color="auto"/>
        <w:right w:val="none" w:sz="0" w:space="0" w:color="auto"/>
      </w:divBdr>
    </w:div>
    <w:div w:id="612591281">
      <w:bodyDiv w:val="1"/>
      <w:marLeft w:val="0"/>
      <w:marRight w:val="0"/>
      <w:marTop w:val="0"/>
      <w:marBottom w:val="0"/>
      <w:divBdr>
        <w:top w:val="none" w:sz="0" w:space="0" w:color="auto"/>
        <w:left w:val="none" w:sz="0" w:space="0" w:color="auto"/>
        <w:bottom w:val="none" w:sz="0" w:space="0" w:color="auto"/>
        <w:right w:val="none" w:sz="0" w:space="0" w:color="auto"/>
      </w:divBdr>
      <w:divsChild>
        <w:div w:id="1947150667">
          <w:marLeft w:val="0"/>
          <w:marRight w:val="0"/>
          <w:marTop w:val="0"/>
          <w:marBottom w:val="0"/>
          <w:divBdr>
            <w:top w:val="single" w:sz="2" w:space="0" w:color="auto"/>
            <w:left w:val="single" w:sz="2" w:space="0" w:color="auto"/>
            <w:bottom w:val="single" w:sz="6" w:space="0" w:color="auto"/>
            <w:right w:val="single" w:sz="2" w:space="0" w:color="auto"/>
          </w:divBdr>
          <w:divsChild>
            <w:div w:id="1968310732">
              <w:marLeft w:val="0"/>
              <w:marRight w:val="0"/>
              <w:marTop w:val="100"/>
              <w:marBottom w:val="100"/>
              <w:divBdr>
                <w:top w:val="single" w:sz="2" w:space="0" w:color="D9D9E3"/>
                <w:left w:val="single" w:sz="2" w:space="0" w:color="D9D9E3"/>
                <w:bottom w:val="single" w:sz="2" w:space="0" w:color="D9D9E3"/>
                <w:right w:val="single" w:sz="2" w:space="0" w:color="D9D9E3"/>
              </w:divBdr>
              <w:divsChild>
                <w:div w:id="30809743">
                  <w:marLeft w:val="0"/>
                  <w:marRight w:val="0"/>
                  <w:marTop w:val="0"/>
                  <w:marBottom w:val="0"/>
                  <w:divBdr>
                    <w:top w:val="single" w:sz="2" w:space="0" w:color="D9D9E3"/>
                    <w:left w:val="single" w:sz="2" w:space="0" w:color="D9D9E3"/>
                    <w:bottom w:val="single" w:sz="2" w:space="0" w:color="D9D9E3"/>
                    <w:right w:val="single" w:sz="2" w:space="0" w:color="D9D9E3"/>
                  </w:divBdr>
                  <w:divsChild>
                    <w:div w:id="1518152674">
                      <w:marLeft w:val="0"/>
                      <w:marRight w:val="0"/>
                      <w:marTop w:val="0"/>
                      <w:marBottom w:val="0"/>
                      <w:divBdr>
                        <w:top w:val="single" w:sz="2" w:space="0" w:color="D9D9E3"/>
                        <w:left w:val="single" w:sz="2" w:space="0" w:color="D9D9E3"/>
                        <w:bottom w:val="single" w:sz="2" w:space="0" w:color="D9D9E3"/>
                        <w:right w:val="single" w:sz="2" w:space="0" w:color="D9D9E3"/>
                      </w:divBdr>
                      <w:divsChild>
                        <w:div w:id="1080256215">
                          <w:marLeft w:val="0"/>
                          <w:marRight w:val="0"/>
                          <w:marTop w:val="0"/>
                          <w:marBottom w:val="0"/>
                          <w:divBdr>
                            <w:top w:val="single" w:sz="2" w:space="0" w:color="D9D9E3"/>
                            <w:left w:val="single" w:sz="2" w:space="0" w:color="D9D9E3"/>
                            <w:bottom w:val="single" w:sz="2" w:space="0" w:color="D9D9E3"/>
                            <w:right w:val="single" w:sz="2" w:space="0" w:color="D9D9E3"/>
                          </w:divBdr>
                          <w:divsChild>
                            <w:div w:id="788662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5403950">
      <w:bodyDiv w:val="1"/>
      <w:marLeft w:val="0"/>
      <w:marRight w:val="0"/>
      <w:marTop w:val="0"/>
      <w:marBottom w:val="0"/>
      <w:divBdr>
        <w:top w:val="none" w:sz="0" w:space="0" w:color="auto"/>
        <w:left w:val="none" w:sz="0" w:space="0" w:color="auto"/>
        <w:bottom w:val="none" w:sz="0" w:space="0" w:color="auto"/>
        <w:right w:val="none" w:sz="0" w:space="0" w:color="auto"/>
      </w:divBdr>
      <w:divsChild>
        <w:div w:id="306015020">
          <w:marLeft w:val="0"/>
          <w:marRight w:val="0"/>
          <w:marTop w:val="0"/>
          <w:marBottom w:val="0"/>
          <w:divBdr>
            <w:top w:val="none" w:sz="0" w:space="0" w:color="auto"/>
            <w:left w:val="none" w:sz="0" w:space="0" w:color="auto"/>
            <w:bottom w:val="none" w:sz="0" w:space="0" w:color="auto"/>
            <w:right w:val="none" w:sz="0" w:space="0" w:color="auto"/>
          </w:divBdr>
          <w:divsChild>
            <w:div w:id="1008098224">
              <w:marLeft w:val="0"/>
              <w:marRight w:val="0"/>
              <w:marTop w:val="0"/>
              <w:marBottom w:val="0"/>
              <w:divBdr>
                <w:top w:val="none" w:sz="0" w:space="0" w:color="auto"/>
                <w:left w:val="none" w:sz="0" w:space="0" w:color="auto"/>
                <w:bottom w:val="none" w:sz="0" w:space="0" w:color="auto"/>
                <w:right w:val="none" w:sz="0" w:space="0" w:color="auto"/>
              </w:divBdr>
              <w:divsChild>
                <w:div w:id="13041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40517">
      <w:bodyDiv w:val="1"/>
      <w:marLeft w:val="0"/>
      <w:marRight w:val="0"/>
      <w:marTop w:val="0"/>
      <w:marBottom w:val="0"/>
      <w:divBdr>
        <w:top w:val="none" w:sz="0" w:space="0" w:color="auto"/>
        <w:left w:val="none" w:sz="0" w:space="0" w:color="auto"/>
        <w:bottom w:val="none" w:sz="0" w:space="0" w:color="auto"/>
        <w:right w:val="none" w:sz="0" w:space="0" w:color="auto"/>
      </w:divBdr>
    </w:div>
    <w:div w:id="684597582">
      <w:bodyDiv w:val="1"/>
      <w:marLeft w:val="0"/>
      <w:marRight w:val="0"/>
      <w:marTop w:val="0"/>
      <w:marBottom w:val="0"/>
      <w:divBdr>
        <w:top w:val="none" w:sz="0" w:space="0" w:color="auto"/>
        <w:left w:val="none" w:sz="0" w:space="0" w:color="auto"/>
        <w:bottom w:val="none" w:sz="0" w:space="0" w:color="auto"/>
        <w:right w:val="none" w:sz="0" w:space="0" w:color="auto"/>
      </w:divBdr>
    </w:div>
    <w:div w:id="865677745">
      <w:bodyDiv w:val="1"/>
      <w:marLeft w:val="0"/>
      <w:marRight w:val="0"/>
      <w:marTop w:val="0"/>
      <w:marBottom w:val="0"/>
      <w:divBdr>
        <w:top w:val="none" w:sz="0" w:space="0" w:color="auto"/>
        <w:left w:val="none" w:sz="0" w:space="0" w:color="auto"/>
        <w:bottom w:val="none" w:sz="0" w:space="0" w:color="auto"/>
        <w:right w:val="none" w:sz="0" w:space="0" w:color="auto"/>
      </w:divBdr>
    </w:div>
    <w:div w:id="888103853">
      <w:bodyDiv w:val="1"/>
      <w:marLeft w:val="0"/>
      <w:marRight w:val="0"/>
      <w:marTop w:val="0"/>
      <w:marBottom w:val="0"/>
      <w:divBdr>
        <w:top w:val="none" w:sz="0" w:space="0" w:color="auto"/>
        <w:left w:val="none" w:sz="0" w:space="0" w:color="auto"/>
        <w:bottom w:val="none" w:sz="0" w:space="0" w:color="auto"/>
        <w:right w:val="none" w:sz="0" w:space="0" w:color="auto"/>
      </w:divBdr>
    </w:div>
    <w:div w:id="1067843626">
      <w:bodyDiv w:val="1"/>
      <w:marLeft w:val="0"/>
      <w:marRight w:val="0"/>
      <w:marTop w:val="0"/>
      <w:marBottom w:val="0"/>
      <w:divBdr>
        <w:top w:val="none" w:sz="0" w:space="0" w:color="auto"/>
        <w:left w:val="none" w:sz="0" w:space="0" w:color="auto"/>
        <w:bottom w:val="none" w:sz="0" w:space="0" w:color="auto"/>
        <w:right w:val="none" w:sz="0" w:space="0" w:color="auto"/>
      </w:divBdr>
    </w:div>
    <w:div w:id="1144810690">
      <w:bodyDiv w:val="1"/>
      <w:marLeft w:val="0"/>
      <w:marRight w:val="0"/>
      <w:marTop w:val="0"/>
      <w:marBottom w:val="0"/>
      <w:divBdr>
        <w:top w:val="none" w:sz="0" w:space="0" w:color="auto"/>
        <w:left w:val="none" w:sz="0" w:space="0" w:color="auto"/>
        <w:bottom w:val="none" w:sz="0" w:space="0" w:color="auto"/>
        <w:right w:val="none" w:sz="0" w:space="0" w:color="auto"/>
      </w:divBdr>
      <w:divsChild>
        <w:div w:id="1367364355">
          <w:marLeft w:val="0"/>
          <w:marRight w:val="0"/>
          <w:marTop w:val="0"/>
          <w:marBottom w:val="0"/>
          <w:divBdr>
            <w:top w:val="none" w:sz="0" w:space="0" w:color="auto"/>
            <w:left w:val="none" w:sz="0" w:space="0" w:color="auto"/>
            <w:bottom w:val="none" w:sz="0" w:space="0" w:color="auto"/>
            <w:right w:val="none" w:sz="0" w:space="0" w:color="auto"/>
          </w:divBdr>
          <w:divsChild>
            <w:div w:id="575434188">
              <w:marLeft w:val="0"/>
              <w:marRight w:val="0"/>
              <w:marTop w:val="0"/>
              <w:marBottom w:val="0"/>
              <w:divBdr>
                <w:top w:val="none" w:sz="0" w:space="0" w:color="auto"/>
                <w:left w:val="none" w:sz="0" w:space="0" w:color="auto"/>
                <w:bottom w:val="none" w:sz="0" w:space="0" w:color="auto"/>
                <w:right w:val="none" w:sz="0" w:space="0" w:color="auto"/>
              </w:divBdr>
              <w:divsChild>
                <w:div w:id="8844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15273">
      <w:bodyDiv w:val="1"/>
      <w:marLeft w:val="0"/>
      <w:marRight w:val="0"/>
      <w:marTop w:val="0"/>
      <w:marBottom w:val="0"/>
      <w:divBdr>
        <w:top w:val="none" w:sz="0" w:space="0" w:color="auto"/>
        <w:left w:val="none" w:sz="0" w:space="0" w:color="auto"/>
        <w:bottom w:val="none" w:sz="0" w:space="0" w:color="auto"/>
        <w:right w:val="none" w:sz="0" w:space="0" w:color="auto"/>
      </w:divBdr>
    </w:div>
    <w:div w:id="1212186242">
      <w:bodyDiv w:val="1"/>
      <w:marLeft w:val="0"/>
      <w:marRight w:val="0"/>
      <w:marTop w:val="0"/>
      <w:marBottom w:val="0"/>
      <w:divBdr>
        <w:top w:val="none" w:sz="0" w:space="0" w:color="auto"/>
        <w:left w:val="none" w:sz="0" w:space="0" w:color="auto"/>
        <w:bottom w:val="none" w:sz="0" w:space="0" w:color="auto"/>
        <w:right w:val="none" w:sz="0" w:space="0" w:color="auto"/>
      </w:divBdr>
    </w:div>
    <w:div w:id="1281258275">
      <w:bodyDiv w:val="1"/>
      <w:marLeft w:val="0"/>
      <w:marRight w:val="0"/>
      <w:marTop w:val="0"/>
      <w:marBottom w:val="0"/>
      <w:divBdr>
        <w:top w:val="none" w:sz="0" w:space="0" w:color="auto"/>
        <w:left w:val="none" w:sz="0" w:space="0" w:color="auto"/>
        <w:bottom w:val="none" w:sz="0" w:space="0" w:color="auto"/>
        <w:right w:val="none" w:sz="0" w:space="0" w:color="auto"/>
      </w:divBdr>
      <w:divsChild>
        <w:div w:id="689532451">
          <w:marLeft w:val="0"/>
          <w:marRight w:val="0"/>
          <w:marTop w:val="0"/>
          <w:marBottom w:val="0"/>
          <w:divBdr>
            <w:top w:val="none" w:sz="0" w:space="0" w:color="auto"/>
            <w:left w:val="none" w:sz="0" w:space="0" w:color="auto"/>
            <w:bottom w:val="none" w:sz="0" w:space="0" w:color="auto"/>
            <w:right w:val="none" w:sz="0" w:space="0" w:color="auto"/>
          </w:divBdr>
          <w:divsChild>
            <w:div w:id="1837453699">
              <w:marLeft w:val="0"/>
              <w:marRight w:val="0"/>
              <w:marTop w:val="0"/>
              <w:marBottom w:val="0"/>
              <w:divBdr>
                <w:top w:val="none" w:sz="0" w:space="0" w:color="auto"/>
                <w:left w:val="none" w:sz="0" w:space="0" w:color="auto"/>
                <w:bottom w:val="none" w:sz="0" w:space="0" w:color="auto"/>
                <w:right w:val="none" w:sz="0" w:space="0" w:color="auto"/>
              </w:divBdr>
              <w:divsChild>
                <w:div w:id="18533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09850">
      <w:bodyDiv w:val="1"/>
      <w:marLeft w:val="0"/>
      <w:marRight w:val="0"/>
      <w:marTop w:val="0"/>
      <w:marBottom w:val="0"/>
      <w:divBdr>
        <w:top w:val="none" w:sz="0" w:space="0" w:color="auto"/>
        <w:left w:val="none" w:sz="0" w:space="0" w:color="auto"/>
        <w:bottom w:val="none" w:sz="0" w:space="0" w:color="auto"/>
        <w:right w:val="none" w:sz="0" w:space="0" w:color="auto"/>
      </w:divBdr>
    </w:div>
    <w:div w:id="1618413065">
      <w:bodyDiv w:val="1"/>
      <w:marLeft w:val="0"/>
      <w:marRight w:val="0"/>
      <w:marTop w:val="0"/>
      <w:marBottom w:val="0"/>
      <w:divBdr>
        <w:top w:val="none" w:sz="0" w:space="0" w:color="auto"/>
        <w:left w:val="none" w:sz="0" w:space="0" w:color="auto"/>
        <w:bottom w:val="none" w:sz="0" w:space="0" w:color="auto"/>
        <w:right w:val="none" w:sz="0" w:space="0" w:color="auto"/>
      </w:divBdr>
      <w:divsChild>
        <w:div w:id="1303122531">
          <w:marLeft w:val="0"/>
          <w:marRight w:val="0"/>
          <w:marTop w:val="0"/>
          <w:marBottom w:val="0"/>
          <w:divBdr>
            <w:top w:val="none" w:sz="0" w:space="0" w:color="auto"/>
            <w:left w:val="none" w:sz="0" w:space="0" w:color="auto"/>
            <w:bottom w:val="none" w:sz="0" w:space="0" w:color="auto"/>
            <w:right w:val="none" w:sz="0" w:space="0" w:color="auto"/>
          </w:divBdr>
          <w:divsChild>
            <w:div w:id="46615059">
              <w:marLeft w:val="0"/>
              <w:marRight w:val="0"/>
              <w:marTop w:val="0"/>
              <w:marBottom w:val="0"/>
              <w:divBdr>
                <w:top w:val="none" w:sz="0" w:space="0" w:color="auto"/>
                <w:left w:val="none" w:sz="0" w:space="0" w:color="auto"/>
                <w:bottom w:val="none" w:sz="0" w:space="0" w:color="auto"/>
                <w:right w:val="none" w:sz="0" w:space="0" w:color="auto"/>
              </w:divBdr>
              <w:divsChild>
                <w:div w:id="121785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83568">
      <w:bodyDiv w:val="1"/>
      <w:marLeft w:val="0"/>
      <w:marRight w:val="0"/>
      <w:marTop w:val="0"/>
      <w:marBottom w:val="0"/>
      <w:divBdr>
        <w:top w:val="none" w:sz="0" w:space="0" w:color="auto"/>
        <w:left w:val="none" w:sz="0" w:space="0" w:color="auto"/>
        <w:bottom w:val="none" w:sz="0" w:space="0" w:color="auto"/>
        <w:right w:val="none" w:sz="0" w:space="0" w:color="auto"/>
      </w:divBdr>
    </w:div>
    <w:div w:id="1646813130">
      <w:bodyDiv w:val="1"/>
      <w:marLeft w:val="0"/>
      <w:marRight w:val="0"/>
      <w:marTop w:val="0"/>
      <w:marBottom w:val="0"/>
      <w:divBdr>
        <w:top w:val="none" w:sz="0" w:space="0" w:color="auto"/>
        <w:left w:val="none" w:sz="0" w:space="0" w:color="auto"/>
        <w:bottom w:val="none" w:sz="0" w:space="0" w:color="auto"/>
        <w:right w:val="none" w:sz="0" w:space="0" w:color="auto"/>
      </w:divBdr>
      <w:divsChild>
        <w:div w:id="1386372876">
          <w:marLeft w:val="7"/>
          <w:marRight w:val="0"/>
          <w:marTop w:val="0"/>
          <w:marBottom w:val="0"/>
          <w:divBdr>
            <w:top w:val="none" w:sz="0" w:space="0" w:color="auto"/>
            <w:left w:val="none" w:sz="0" w:space="0" w:color="auto"/>
            <w:bottom w:val="none" w:sz="0" w:space="0" w:color="auto"/>
            <w:right w:val="none" w:sz="0" w:space="0" w:color="auto"/>
          </w:divBdr>
        </w:div>
      </w:divsChild>
    </w:div>
    <w:div w:id="1657227036">
      <w:bodyDiv w:val="1"/>
      <w:marLeft w:val="0"/>
      <w:marRight w:val="0"/>
      <w:marTop w:val="0"/>
      <w:marBottom w:val="0"/>
      <w:divBdr>
        <w:top w:val="none" w:sz="0" w:space="0" w:color="auto"/>
        <w:left w:val="none" w:sz="0" w:space="0" w:color="auto"/>
        <w:bottom w:val="none" w:sz="0" w:space="0" w:color="auto"/>
        <w:right w:val="none" w:sz="0" w:space="0" w:color="auto"/>
      </w:divBdr>
    </w:div>
    <w:div w:id="1757049685">
      <w:bodyDiv w:val="1"/>
      <w:marLeft w:val="0"/>
      <w:marRight w:val="0"/>
      <w:marTop w:val="0"/>
      <w:marBottom w:val="0"/>
      <w:divBdr>
        <w:top w:val="none" w:sz="0" w:space="0" w:color="auto"/>
        <w:left w:val="none" w:sz="0" w:space="0" w:color="auto"/>
        <w:bottom w:val="none" w:sz="0" w:space="0" w:color="auto"/>
        <w:right w:val="none" w:sz="0" w:space="0" w:color="auto"/>
      </w:divBdr>
    </w:div>
    <w:div w:id="1808160664">
      <w:bodyDiv w:val="1"/>
      <w:marLeft w:val="0"/>
      <w:marRight w:val="0"/>
      <w:marTop w:val="0"/>
      <w:marBottom w:val="0"/>
      <w:divBdr>
        <w:top w:val="none" w:sz="0" w:space="0" w:color="auto"/>
        <w:left w:val="none" w:sz="0" w:space="0" w:color="auto"/>
        <w:bottom w:val="none" w:sz="0" w:space="0" w:color="auto"/>
        <w:right w:val="none" w:sz="0" w:space="0" w:color="auto"/>
      </w:divBdr>
    </w:div>
    <w:div w:id="1842890621">
      <w:bodyDiv w:val="1"/>
      <w:marLeft w:val="0"/>
      <w:marRight w:val="0"/>
      <w:marTop w:val="0"/>
      <w:marBottom w:val="0"/>
      <w:divBdr>
        <w:top w:val="none" w:sz="0" w:space="0" w:color="auto"/>
        <w:left w:val="none" w:sz="0" w:space="0" w:color="auto"/>
        <w:bottom w:val="none" w:sz="0" w:space="0" w:color="auto"/>
        <w:right w:val="none" w:sz="0" w:space="0" w:color="auto"/>
      </w:divBdr>
    </w:div>
    <w:div w:id="2112310675">
      <w:bodyDiv w:val="1"/>
      <w:marLeft w:val="0"/>
      <w:marRight w:val="0"/>
      <w:marTop w:val="0"/>
      <w:marBottom w:val="0"/>
      <w:divBdr>
        <w:top w:val="none" w:sz="0" w:space="0" w:color="auto"/>
        <w:left w:val="none" w:sz="0" w:space="0" w:color="auto"/>
        <w:bottom w:val="none" w:sz="0" w:space="0" w:color="auto"/>
        <w:right w:val="none" w:sz="0" w:space="0" w:color="auto"/>
      </w:divBdr>
    </w:div>
    <w:div w:id="214303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UQ with Neutral">
      <a:dk1>
        <a:sysClr val="windowText" lastClr="000000"/>
      </a:dk1>
      <a:lt1>
        <a:sysClr val="window" lastClr="FFFFFF"/>
      </a:lt1>
      <a:dk2>
        <a:srgbClr val="44546A"/>
      </a:dk2>
      <a:lt2>
        <a:srgbClr val="D9AC6D"/>
      </a:lt2>
      <a:accent1>
        <a:srgbClr val="51247A"/>
      </a:accent1>
      <a:accent2>
        <a:srgbClr val="E62645"/>
      </a:accent2>
      <a:accent3>
        <a:srgbClr val="999490"/>
      </a:accent3>
      <a:accent4>
        <a:srgbClr val="EB602B"/>
      </a:accent4>
      <a:accent5>
        <a:srgbClr val="4085C6"/>
      </a:accent5>
      <a:accent6>
        <a:srgbClr val="D7D1CC"/>
      </a:accent6>
      <a:hlink>
        <a:srgbClr val="51247A"/>
      </a:hlink>
      <a:folHlink>
        <a:srgbClr val="51247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a:gsLst>
            <a:gs pos="0">
              <a:schemeClr val="accent1"/>
            </a:gs>
            <a:gs pos="80000">
              <a:srgbClr val="913493"/>
            </a:gs>
          </a:gsLst>
          <a:lin ang="5400000" scaled="1"/>
        </a:gradFill>
        <a:ln w="17432" cap="flat">
          <a:noFill/>
          <a:prstDash val="solid"/>
          <a:miter/>
        </a:ln>
      </a:spPr>
      <a:bodyPr rtlCol="0" anchor="t"/>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a439b6a-3298-4ef9-8c14-04f0301cc680">
      <Terms xmlns="http://schemas.microsoft.com/office/infopath/2007/PartnerControls"/>
    </lcf76f155ced4ddcb4097134ff3c332f>
    <TaxCatchAll xmlns="747f5a43-e74f-4081-966a-b780130fd2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60A9203204184AA6C95ACF6992E102" ma:contentTypeVersion="16" ma:contentTypeDescription="Create a new document." ma:contentTypeScope="" ma:versionID="a95993c1fbb959c933d3b1a8934759c7">
  <xsd:schema xmlns:xsd="http://www.w3.org/2001/XMLSchema" xmlns:xs="http://www.w3.org/2001/XMLSchema" xmlns:p="http://schemas.microsoft.com/office/2006/metadata/properties" xmlns:ns2="6a439b6a-3298-4ef9-8c14-04f0301cc680" xmlns:ns3="747f5a43-e74f-4081-966a-b780130fd206" targetNamespace="http://schemas.microsoft.com/office/2006/metadata/properties" ma:root="true" ma:fieldsID="b5dbfbb3e84562106535b226b5ab862d" ns2:_="" ns3:_="">
    <xsd:import namespace="6a439b6a-3298-4ef9-8c14-04f0301cc680"/>
    <xsd:import namespace="747f5a43-e74f-4081-966a-b780130fd2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439b6a-3298-4ef9-8c14-04f0301cc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8babe79-dfb6-408c-aa7a-07abcf6abbf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7f5a43-e74f-4081-966a-b780130fd20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8199eea-409e-459a-8be1-8a184257eea4}" ma:internalName="TaxCatchAll" ma:showField="CatchAllData" ma:web="747f5a43-e74f-4081-966a-b780130fd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FC0404-E04B-44B1-B10D-7B767F6D80B2}">
  <ds:schemaRefs>
    <ds:schemaRef ds:uri="http://schemas.microsoft.com/office/2006/metadata/properties"/>
    <ds:schemaRef ds:uri="http://schemas.microsoft.com/office/infopath/2007/PartnerControls"/>
    <ds:schemaRef ds:uri="6a439b6a-3298-4ef9-8c14-04f0301cc680"/>
    <ds:schemaRef ds:uri="747f5a43-e74f-4081-966a-b780130fd206"/>
  </ds:schemaRefs>
</ds:datastoreItem>
</file>

<file path=customXml/itemProps2.xml><?xml version="1.0" encoding="utf-8"?>
<ds:datastoreItem xmlns:ds="http://schemas.openxmlformats.org/officeDocument/2006/customXml" ds:itemID="{8D7CDC43-3FC3-48EE-B740-70F3F0DB7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439b6a-3298-4ef9-8c14-04f0301cc680"/>
    <ds:schemaRef ds:uri="747f5a43-e74f-4081-966a-b780130fd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B554A4-0593-40EA-A5CD-BA0B0F5B9C73}">
  <ds:schemaRefs>
    <ds:schemaRef ds:uri="http://schemas.openxmlformats.org/officeDocument/2006/bibliography"/>
  </ds:schemaRefs>
</ds:datastoreItem>
</file>

<file path=customXml/itemProps4.xml><?xml version="1.0" encoding="utf-8"?>
<ds:datastoreItem xmlns:ds="http://schemas.openxmlformats.org/officeDocument/2006/customXml" ds:itemID="{A9C2EBAC-4102-4173-A586-B92CEBE493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Pages>
  <Words>1756</Words>
  <Characters>10013</Characters>
  <Application>Microsoft Office Word</Application>
  <DocSecurity>4</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Wernyjowska</dc:creator>
  <cp:keywords/>
  <dc:description/>
  <cp:lastModifiedBy>Archie Chapman</cp:lastModifiedBy>
  <cp:revision>229</cp:revision>
  <dcterms:created xsi:type="dcterms:W3CDTF">2022-01-14T01:24:00Z</dcterms:created>
  <dcterms:modified xsi:type="dcterms:W3CDTF">2023-08-04T05:12:00Z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0x010100AF60A9203204184AA6C95ACF6992E102</vt:lpwstr>
  </property>
  <property fmtid="{D5CDD505-2E9C-101B-9397-08002B2CF9AE}" pid="3" name="MSIP_Label_0f488380-630a-4f55-a077-a19445e3f360_Enabled">
    <vt:lpwstr>true</vt:lpwstr>
  </property>
  <property fmtid="{D5CDD505-2E9C-101B-9397-08002B2CF9AE}" pid="4" name="MSIP_Label_0f488380-630a-4f55-a077-a19445e3f360_SetDate">
    <vt:lpwstr>2021-12-21T02:06:32Z</vt:lpwstr>
  </property>
  <property fmtid="{D5CDD505-2E9C-101B-9397-08002B2CF9AE}" pid="5" name="MSIP_Label_0f488380-630a-4f55-a077-a19445e3f360_Method">
    <vt:lpwstr>Privileged</vt:lpwstr>
  </property>
  <property fmtid="{D5CDD505-2E9C-101B-9397-08002B2CF9AE}" pid="6" name="MSIP_Label_0f488380-630a-4f55-a077-a19445e3f360_Name">
    <vt:lpwstr>OFFICIAL - INTERNAL</vt:lpwstr>
  </property>
  <property fmtid="{D5CDD505-2E9C-101B-9397-08002B2CF9AE}" pid="7" name="MSIP_Label_0f488380-630a-4f55-a077-a19445e3f360_SiteId">
    <vt:lpwstr>b6e377cf-9db3-46cb-91a2-fad9605bb15c</vt:lpwstr>
  </property>
  <property fmtid="{D5CDD505-2E9C-101B-9397-08002B2CF9AE}" pid="8" name="MSIP_Label_0f488380-630a-4f55-a077-a19445e3f360_ActionId">
    <vt:lpwstr>ef6eea59-9847-42ee-aef8-212a54cbb2b4</vt:lpwstr>
  </property>
  <property fmtid="{D5CDD505-2E9C-101B-9397-08002B2CF9AE}" pid="9" name="MSIP_Label_0f488380-630a-4f55-a077-a19445e3f360_ContentBits">
    <vt:lpwstr>0</vt:lpwstr>
  </property>
</Properties>
</file>